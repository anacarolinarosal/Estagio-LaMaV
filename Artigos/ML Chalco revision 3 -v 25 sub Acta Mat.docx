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CEB3A" w14:textId="77777777" w:rsidR="00124B88" w:rsidRDefault="00000000">
      <w:pPr>
        <w:pStyle w:val="Ttulo"/>
        <w:spacing w:before="259" w:after="346"/>
        <w:jc w:val="center"/>
      </w:pPr>
      <w:r>
        <w:t>Machine learning unveils composition-property relationships in chalcogenide glasses</w:t>
      </w:r>
    </w:p>
    <w:p w14:paraId="7A28E20A" w14:textId="77777777" w:rsidR="00124B88" w:rsidRPr="007A23CC" w:rsidRDefault="00000000">
      <w:pPr>
        <w:spacing w:after="317" w:line="480" w:lineRule="auto"/>
        <w:ind w:firstLine="288"/>
        <w:jc w:val="center"/>
        <w:rPr>
          <w:lang w:val="pt-BR"/>
          <w:rPrChange w:id="0" w:author="Edgar Zanotto" w:date="2022-08-16T14:47:00Z">
            <w:rPr/>
          </w:rPrChange>
        </w:rPr>
      </w:pPr>
      <w:r>
        <w:rPr>
          <w:sz w:val="24"/>
          <w:szCs w:val="24"/>
          <w:lang w:val="pt-BR"/>
        </w:rPr>
        <w:t xml:space="preserve">Saulo </w:t>
      </w:r>
      <w:proofErr w:type="spellStart"/>
      <w:r>
        <w:rPr>
          <w:sz w:val="24"/>
          <w:szCs w:val="24"/>
          <w:lang w:val="pt-BR"/>
        </w:rPr>
        <w:t>Martiello</w:t>
      </w:r>
      <w:proofErr w:type="spellEnd"/>
      <w:r>
        <w:rPr>
          <w:sz w:val="24"/>
          <w:szCs w:val="24"/>
          <w:lang w:val="pt-BR"/>
        </w:rPr>
        <w:t xml:space="preserve"> </w:t>
      </w:r>
      <w:proofErr w:type="spellStart"/>
      <w:r>
        <w:rPr>
          <w:sz w:val="24"/>
          <w:szCs w:val="24"/>
          <w:lang w:val="pt-BR"/>
        </w:rPr>
        <w:t>Mastelini</w:t>
      </w:r>
      <w:r>
        <w:rPr>
          <w:sz w:val="24"/>
          <w:szCs w:val="24"/>
          <w:vertAlign w:val="superscript"/>
          <w:lang w:val="pt-BR"/>
        </w:rPr>
        <w:t>a</w:t>
      </w:r>
      <w:proofErr w:type="spellEnd"/>
      <w:r>
        <w:rPr>
          <w:sz w:val="24"/>
          <w:szCs w:val="24"/>
          <w:lang w:val="pt-BR"/>
        </w:rPr>
        <w:t xml:space="preserve">, Daniel R. </w:t>
      </w:r>
      <w:proofErr w:type="spellStart"/>
      <w:proofErr w:type="gramStart"/>
      <w:r>
        <w:rPr>
          <w:sz w:val="24"/>
          <w:szCs w:val="24"/>
          <w:lang w:val="pt-BR"/>
        </w:rPr>
        <w:t>Cassar</w:t>
      </w:r>
      <w:r>
        <w:rPr>
          <w:sz w:val="24"/>
          <w:szCs w:val="24"/>
          <w:vertAlign w:val="superscript"/>
          <w:lang w:val="pt-BR"/>
        </w:rPr>
        <w:t>b,c</w:t>
      </w:r>
      <w:proofErr w:type="spellEnd"/>
      <w:proofErr w:type="gramEnd"/>
      <w:r>
        <w:rPr>
          <w:sz w:val="24"/>
          <w:szCs w:val="24"/>
          <w:vertAlign w:val="superscript"/>
          <w:lang w:val="pt-BR"/>
        </w:rPr>
        <w:t>,</w:t>
      </w:r>
      <w:r>
        <w:rPr>
          <w:rStyle w:val="FootnoteAnchor"/>
          <w:sz w:val="24"/>
          <w:szCs w:val="24"/>
        </w:rPr>
        <w:footnoteReference w:id="1"/>
      </w:r>
      <w:r>
        <w:rPr>
          <w:sz w:val="24"/>
          <w:szCs w:val="24"/>
          <w:lang w:val="pt-BR"/>
        </w:rPr>
        <w:t xml:space="preserve">, </w:t>
      </w:r>
      <w:proofErr w:type="spellStart"/>
      <w:r>
        <w:rPr>
          <w:sz w:val="24"/>
          <w:szCs w:val="24"/>
          <w:lang w:val="pt-BR"/>
        </w:rPr>
        <w:t>Edesio</w:t>
      </w:r>
      <w:proofErr w:type="spellEnd"/>
      <w:r>
        <w:rPr>
          <w:sz w:val="24"/>
          <w:szCs w:val="24"/>
          <w:lang w:val="pt-BR"/>
        </w:rPr>
        <w:t xml:space="preserve"> </w:t>
      </w:r>
      <w:proofErr w:type="spellStart"/>
      <w:r>
        <w:rPr>
          <w:sz w:val="24"/>
          <w:szCs w:val="24"/>
          <w:lang w:val="pt-BR"/>
        </w:rPr>
        <w:t>Alcobaça</w:t>
      </w:r>
      <w:r>
        <w:rPr>
          <w:sz w:val="24"/>
          <w:szCs w:val="24"/>
          <w:vertAlign w:val="superscript"/>
          <w:lang w:val="pt-BR"/>
        </w:rPr>
        <w:t>a</w:t>
      </w:r>
      <w:proofErr w:type="spellEnd"/>
      <w:r>
        <w:rPr>
          <w:sz w:val="24"/>
          <w:szCs w:val="24"/>
          <w:lang w:val="pt-BR"/>
        </w:rPr>
        <w:t>, Tiago Botari</w:t>
      </w:r>
      <w:r>
        <w:rPr>
          <w:sz w:val="24"/>
          <w:szCs w:val="24"/>
          <w:vertAlign w:val="superscript"/>
          <w:lang w:val="pt-BR"/>
        </w:rPr>
        <w:t>a</w:t>
      </w:r>
      <w:r>
        <w:rPr>
          <w:sz w:val="24"/>
          <w:szCs w:val="24"/>
          <w:lang w:val="pt-BR"/>
        </w:rPr>
        <w:t xml:space="preserve">, André C. P. L. F. de </w:t>
      </w:r>
      <w:proofErr w:type="spellStart"/>
      <w:r>
        <w:rPr>
          <w:sz w:val="24"/>
          <w:szCs w:val="24"/>
          <w:lang w:val="pt-BR"/>
        </w:rPr>
        <w:t>Carvalho</w:t>
      </w:r>
      <w:r>
        <w:rPr>
          <w:sz w:val="24"/>
          <w:szCs w:val="24"/>
          <w:vertAlign w:val="superscript"/>
          <w:lang w:val="pt-BR"/>
        </w:rPr>
        <w:t>a</w:t>
      </w:r>
      <w:proofErr w:type="spellEnd"/>
      <w:r>
        <w:rPr>
          <w:sz w:val="24"/>
          <w:szCs w:val="24"/>
          <w:lang w:val="pt-BR"/>
        </w:rPr>
        <w:t xml:space="preserve">, Edgar D. </w:t>
      </w:r>
      <w:proofErr w:type="spellStart"/>
      <w:r>
        <w:rPr>
          <w:sz w:val="24"/>
          <w:szCs w:val="24"/>
          <w:lang w:val="pt-BR"/>
        </w:rPr>
        <w:t>Zanotto</w:t>
      </w:r>
      <w:r>
        <w:rPr>
          <w:sz w:val="24"/>
          <w:szCs w:val="24"/>
          <w:vertAlign w:val="superscript"/>
          <w:lang w:val="pt-BR"/>
        </w:rPr>
        <w:t>c</w:t>
      </w:r>
      <w:proofErr w:type="spellEnd"/>
    </w:p>
    <w:p w14:paraId="0D748EE6" w14:textId="77777777" w:rsidR="00124B88" w:rsidRDefault="00000000">
      <w:pPr>
        <w:spacing w:after="140" w:line="480" w:lineRule="auto"/>
        <w:ind w:firstLine="288"/>
        <w:jc w:val="center"/>
      </w:pPr>
      <w:proofErr w:type="spellStart"/>
      <w:r>
        <w:rPr>
          <w:sz w:val="20"/>
          <w:szCs w:val="20"/>
          <w:vertAlign w:val="superscript"/>
        </w:rPr>
        <w:t>a</w:t>
      </w:r>
      <w:r>
        <w:rPr>
          <w:sz w:val="20"/>
          <w:szCs w:val="20"/>
        </w:rPr>
        <w:t>Institute</w:t>
      </w:r>
      <w:proofErr w:type="spellEnd"/>
      <w:r>
        <w:rPr>
          <w:sz w:val="20"/>
          <w:szCs w:val="20"/>
        </w:rPr>
        <w:t xml:space="preserve"> of Mathematics and Computer Sciences, University of São Paulo, São Carlos, Brazil</w:t>
      </w:r>
    </w:p>
    <w:p w14:paraId="4B9ACB5F" w14:textId="77777777" w:rsidR="00124B88" w:rsidRDefault="00000000">
      <w:pPr>
        <w:spacing w:line="480" w:lineRule="auto"/>
        <w:ind w:firstLine="288"/>
        <w:jc w:val="center"/>
      </w:pPr>
      <w:proofErr w:type="spellStart"/>
      <w:r>
        <w:rPr>
          <w:sz w:val="20"/>
          <w:szCs w:val="20"/>
          <w:vertAlign w:val="superscript"/>
        </w:rPr>
        <w:t>b</w:t>
      </w:r>
      <w:r>
        <w:rPr>
          <w:sz w:val="20"/>
          <w:szCs w:val="20"/>
        </w:rPr>
        <w:t>Ilum</w:t>
      </w:r>
      <w:proofErr w:type="spellEnd"/>
      <w:r>
        <w:rPr>
          <w:sz w:val="20"/>
          <w:szCs w:val="20"/>
        </w:rPr>
        <w:t xml:space="preserve"> School of Science, Brazilian Center for Research in Energy and Materials (CNPEM), Campinas, Brazil</w:t>
      </w:r>
    </w:p>
    <w:p w14:paraId="0C78CFBC" w14:textId="77777777" w:rsidR="00124B88" w:rsidRDefault="00000000">
      <w:pPr>
        <w:spacing w:line="480" w:lineRule="auto"/>
        <w:ind w:firstLine="288"/>
        <w:jc w:val="center"/>
      </w:pPr>
      <w:proofErr w:type="spellStart"/>
      <w:r>
        <w:rPr>
          <w:sz w:val="20"/>
          <w:szCs w:val="20"/>
          <w:vertAlign w:val="superscript"/>
        </w:rPr>
        <w:t>c</w:t>
      </w:r>
      <w:r>
        <w:rPr>
          <w:sz w:val="20"/>
          <w:szCs w:val="20"/>
        </w:rPr>
        <w:t>Department</w:t>
      </w:r>
      <w:proofErr w:type="spellEnd"/>
      <w:r>
        <w:rPr>
          <w:sz w:val="20"/>
          <w:szCs w:val="20"/>
        </w:rPr>
        <w:t xml:space="preserve"> of Materials Engineering, Federal University of São Carlos, São Carlos, Brazil</w:t>
      </w:r>
    </w:p>
    <w:p w14:paraId="11C61912" w14:textId="77777777" w:rsidR="00124B88" w:rsidRDefault="00000000">
      <w:pPr>
        <w:pStyle w:val="Ttulo1"/>
        <w:numPr>
          <w:ilvl w:val="0"/>
          <w:numId w:val="1"/>
        </w:numPr>
        <w:spacing w:before="634" w:after="115"/>
      </w:pPr>
      <w:r>
        <w:t>ABSTRACT</w:t>
      </w:r>
    </w:p>
    <w:p w14:paraId="77BC7CBC" w14:textId="77777777" w:rsidR="00124B88" w:rsidRDefault="00000000">
      <w:pPr>
        <w:spacing w:after="140" w:line="480" w:lineRule="auto"/>
        <w:ind w:firstLine="288"/>
        <w:jc w:val="both"/>
      </w:pPr>
      <w:r>
        <w:t xml:space="preserve">Due to their unique optical and electronic functionalities, chalcogenide glasses are materials of choice for numerous microelectronic and photonic devices. However, to extend the range of compositions and applications, profound knowledge about </w:t>
      </w:r>
      <w:r>
        <w:rPr>
          <w:i/>
        </w:rPr>
        <w:t>composition-property</w:t>
      </w:r>
      <w:r>
        <w:t xml:space="preserve"> relationships is necessary. To this end, we collected a large quantity of composition-property data on chalcogenide glasses from the </w:t>
      </w:r>
      <w:proofErr w:type="spellStart"/>
      <w:r>
        <w:t>SciGlass</w:t>
      </w:r>
      <w:proofErr w:type="spellEnd"/>
      <w:r>
        <w:t xml:space="preserve"> database regarding glass transition temperature (</w:t>
      </w:r>
      <w:proofErr w:type="spellStart"/>
      <w:r>
        <w:rPr>
          <w:i/>
        </w:rPr>
        <w:t>T</w:t>
      </w:r>
      <w:r>
        <w:rPr>
          <w:vertAlign w:val="subscript"/>
        </w:rPr>
        <w:t>g</w:t>
      </w:r>
      <w:proofErr w:type="spellEnd"/>
      <w:r>
        <w:t>), coefficient of thermal expansion (CTE), and refractive index (</w:t>
      </w:r>
      <w:proofErr w:type="spellStart"/>
      <w:r>
        <w:rPr>
          <w:i/>
        </w:rPr>
        <w:t>n</w:t>
      </w:r>
      <w:r>
        <w:rPr>
          <w:vertAlign w:val="subscript"/>
        </w:rPr>
        <w:t>D</w:t>
      </w:r>
      <w:proofErr w:type="spellEnd"/>
      <w:r>
        <w:t xml:space="preserve">). With these data, we induced predictive models using four machine learning algorithms: Random Forest, K-nearest Neighbors, Neural Network (Multilayer Perceptron), and Classification and Regression Trees. Finally, the induced models were interpreted by computing the </w:t>
      </w:r>
      <w:proofErr w:type="spellStart"/>
      <w:r>
        <w:rPr>
          <w:color w:val="C9211E"/>
        </w:rPr>
        <w:t>SHapley</w:t>
      </w:r>
      <w:proofErr w:type="spellEnd"/>
      <w:r>
        <w:rPr>
          <w:color w:val="C9211E"/>
        </w:rPr>
        <w:t xml:space="preserve"> Additive </w:t>
      </w:r>
      <w:proofErr w:type="spellStart"/>
      <w:r>
        <w:rPr>
          <w:color w:val="C9211E"/>
        </w:rPr>
        <w:t>exPlanations</w:t>
      </w:r>
      <w:proofErr w:type="spellEnd"/>
      <w:r>
        <w:rPr>
          <w:color w:val="C9211E"/>
        </w:rPr>
        <w:t xml:space="preserve"> (SHAP)</w:t>
      </w:r>
      <w:r>
        <w:t xml:space="preserve"> values of the chemical features, which revealed the key </w:t>
      </w:r>
      <w:r>
        <w:lastRenderedPageBreak/>
        <w:t xml:space="preserve">elements that significantly impacted the tested properties and quantified their impact. For instance, Ge and Ga increase </w:t>
      </w:r>
      <w:proofErr w:type="spellStart"/>
      <w:r>
        <w:rPr>
          <w:i/>
        </w:rPr>
        <w:t>T</w:t>
      </w:r>
      <w:r>
        <w:rPr>
          <w:vertAlign w:val="subscript"/>
        </w:rPr>
        <w:t>g</w:t>
      </w:r>
      <w:proofErr w:type="spellEnd"/>
      <w:r>
        <w:t xml:space="preserve"> and decrease CTE (two properties that depend on bond strength), whereas Se has the opposite effect. </w:t>
      </w:r>
      <w:proofErr w:type="spellStart"/>
      <w:r>
        <w:t>Te</w:t>
      </w:r>
      <w:proofErr w:type="spellEnd"/>
      <w:r>
        <w:t xml:space="preserve">, As, Tl, and Sb increase </w:t>
      </w:r>
      <w:proofErr w:type="spellStart"/>
      <w:r>
        <w:rPr>
          <w:i/>
        </w:rPr>
        <w:t>n</w:t>
      </w:r>
      <w:r>
        <w:rPr>
          <w:vertAlign w:val="subscript"/>
        </w:rPr>
        <w:t>D</w:t>
      </w:r>
      <w:proofErr w:type="spellEnd"/>
      <w:r>
        <w:t xml:space="preserve"> (which strongly depends on polarizability), whereas S, Ge, and P diminish it. The SHAP interaction analysis indicated two-element pairs that are likely to exhibit the mixed-former effect: arsenic-germanium and sulfur-selenium. Knowledge about the role of each element on the glass properties is precious for semi-empirical compositional development trials or simulation-driven formulations. The induced models can be used to design novel chalcogenide glasses with the required combinations of properties.</w:t>
      </w:r>
    </w:p>
    <w:p w14:paraId="150A3727" w14:textId="77777777" w:rsidR="00124B88" w:rsidRDefault="00000000">
      <w:pPr>
        <w:spacing w:before="490" w:after="144"/>
        <w:jc w:val="both"/>
      </w:pPr>
      <w:r>
        <w:rPr>
          <w:b/>
        </w:rPr>
        <w:t>Keywords</w:t>
      </w:r>
      <w:r>
        <w:t>: chalcogenide glasses, machine learning, property prediction</w:t>
      </w:r>
    </w:p>
    <w:p w14:paraId="43F29A93" w14:textId="77777777" w:rsidR="00124B88" w:rsidRDefault="00000000">
      <w:pPr>
        <w:pStyle w:val="Ttulo1"/>
        <w:numPr>
          <w:ilvl w:val="0"/>
          <w:numId w:val="1"/>
        </w:numPr>
      </w:pPr>
      <w:r>
        <w:t>Introduction</w:t>
      </w:r>
    </w:p>
    <w:p w14:paraId="4D20D736" w14:textId="77777777" w:rsidR="00124B88" w:rsidRDefault="00000000">
      <w:pPr>
        <w:spacing w:after="140" w:line="480" w:lineRule="auto"/>
        <w:ind w:firstLine="288"/>
        <w:jc w:val="both"/>
      </w:pPr>
      <w:r>
        <w:t>Chalcogenide glasses contain one or more chalcogens (sulfur, selenium, and tellurium) and no oxygen. Their relatively small band gaps (</w:t>
      </w:r>
      <w:proofErr w:type="spellStart"/>
      <w:r>
        <w:rPr>
          <w:i/>
        </w:rPr>
        <w:t>E</w:t>
      </w:r>
      <w:r>
        <w:rPr>
          <w:vertAlign w:val="subscript"/>
        </w:rPr>
        <w:t>g</w:t>
      </w:r>
      <w:proofErr w:type="spellEnd"/>
      <w:r>
        <w:t xml:space="preserve"> = 1</w:t>
      </w:r>
      <w:r>
        <w:rPr>
          <w:rFonts w:ascii="Liberation Sans" w:eastAsia="Liberation Sans" w:hAnsi="Liberation Sans" w:cs="Liberation Sans"/>
          <w:sz w:val="20"/>
          <w:szCs w:val="20"/>
        </w:rPr>
        <w:t>–</w:t>
      </w:r>
      <w:r>
        <w:t>3 eV) lead to optical and electrical properties very different from those of oxide glasses (</w:t>
      </w:r>
      <w:proofErr w:type="spellStart"/>
      <w:r>
        <w:rPr>
          <w:i/>
        </w:rPr>
        <w:t>E</w:t>
      </w:r>
      <w:r>
        <w:rPr>
          <w:vertAlign w:val="subscript"/>
        </w:rPr>
        <w:t>g</w:t>
      </w:r>
      <w:proofErr w:type="spellEnd"/>
      <w:r>
        <w:t xml:space="preserve"> = 2.5</w:t>
      </w:r>
      <w:r>
        <w:rPr>
          <w:rFonts w:ascii="Liberation Sans" w:eastAsia="Liberation Sans" w:hAnsi="Liberation Sans" w:cs="Liberation Sans"/>
          <w:sz w:val="20"/>
          <w:szCs w:val="20"/>
        </w:rPr>
        <w:t>–</w:t>
      </w:r>
      <w:r>
        <w:t xml:space="preserve">5 eV). This feature allows several high-technology applications, especially in far-infrared transmission, </w:t>
      </w:r>
      <w:r>
        <w:rPr>
          <w:color w:val="FF0000"/>
        </w:rPr>
        <w:t xml:space="preserve">which </w:t>
      </w:r>
      <w:r>
        <w:t xml:space="preserve">are not possible with other glass types. The unique functionalities of chalcogenide glasses make them the selected materials for microelectronic and photonic devices. They can be made as thin and thick films, molded into lenses, or drawn into fibers. They have been used in commercial applications, such as infrared cameras, fibers, laser waveguides for optical switching, and chemical and temperature sensors </w:t>
      </w:r>
      <w:bookmarkStart w:id="1" w:name="bookmark=id.gjdgxs"/>
      <w:bookmarkEnd w:id="1"/>
      <w:r>
        <w:t>[1].</w:t>
      </w:r>
    </w:p>
    <w:p w14:paraId="7FED1C56" w14:textId="77777777" w:rsidR="00124B88" w:rsidRDefault="00000000">
      <w:pPr>
        <w:spacing w:after="140" w:line="480" w:lineRule="auto"/>
        <w:ind w:firstLine="288"/>
        <w:jc w:val="both"/>
      </w:pPr>
      <w:r>
        <w:t xml:space="preserve">Chalcogenide compounds, such as </w:t>
      </w:r>
      <w:proofErr w:type="spellStart"/>
      <w:r>
        <w:t>AgInSbTe</w:t>
      </w:r>
      <w:proofErr w:type="spellEnd"/>
      <w:r>
        <w:t xml:space="preserve"> and </w:t>
      </w:r>
      <w:proofErr w:type="spellStart"/>
      <w:r>
        <w:t>GeSbTe</w:t>
      </w:r>
      <w:proofErr w:type="spellEnd"/>
      <w:r>
        <w:t xml:space="preserve">, are also applied in re-writable optical disks and phase-change memory devices. They are fragile glass formers according to Angell’s classification </w:t>
      </w:r>
      <w:bookmarkStart w:id="2" w:name="bookmark=id.30j0zll"/>
      <w:bookmarkEnd w:id="2"/>
      <w:r>
        <w:t xml:space="preserve">[2]; by controlling heating and cooling, they can rapidly switch between </w:t>
      </w:r>
      <w:r>
        <w:lastRenderedPageBreak/>
        <w:t xml:space="preserve">non-crystalline and crystalline states, thereby significantly changing their optical and electrical properties and allowing information storage </w:t>
      </w:r>
      <w:bookmarkStart w:id="3" w:name="bookmark=id.1fob9te"/>
      <w:bookmarkEnd w:id="3"/>
      <w:r>
        <w:t>[1].</w:t>
      </w:r>
    </w:p>
    <w:p w14:paraId="46651AC2" w14:textId="77777777" w:rsidR="00124B88" w:rsidRDefault="00000000">
      <w:pPr>
        <w:spacing w:after="140" w:line="480" w:lineRule="auto"/>
        <w:ind w:firstLine="288"/>
        <w:jc w:val="both"/>
      </w:pPr>
      <w:r>
        <w:t xml:space="preserve">Chalcogenide glasses are traditionally composed of at least one chalcogen (Se, </w:t>
      </w:r>
      <w:proofErr w:type="spellStart"/>
      <w:r>
        <w:t>Te</w:t>
      </w:r>
      <w:proofErr w:type="spellEnd"/>
      <w:r>
        <w:t>, and S) combined with Ge, As, Sb, Si, P, B, Pb, La, Al, or other neighboring atoms on the periodic table. A key characteristic of chalcogens provides chalcogenide glasses with unique properties: they generate low-energy phonons within the non-crystalline network and confer wide optical transparency, extending far into the infrared. This property is a defining characteristic and has been the source of much research on infrared optics applications.</w:t>
      </w:r>
    </w:p>
    <w:p w14:paraId="2FC066B5" w14:textId="77777777" w:rsidR="00124B88" w:rsidRDefault="00000000">
      <w:pPr>
        <w:spacing w:after="140" w:line="480" w:lineRule="auto"/>
        <w:ind w:firstLine="288"/>
        <w:jc w:val="both"/>
      </w:pPr>
      <w:r>
        <w:t xml:space="preserve">Chalcogenide glasses are glassy semiconductors. There is relatively firm knowledge about their short-range structure, which covers the coordination number, the bond length, and the bond angle. Also, knowledge of structural dependence on atomic composition, which is practically possible in covalent glasses, has added valuable insights into the chalcogenide glass science </w:t>
      </w:r>
      <w:bookmarkStart w:id="4" w:name="bookmark=id.3znysh7"/>
      <w:bookmarkEnd w:id="4"/>
      <w:r>
        <w:t>[1].</w:t>
      </w:r>
    </w:p>
    <w:p w14:paraId="03310C9E" w14:textId="77777777" w:rsidR="00124B88" w:rsidRDefault="00000000">
      <w:pPr>
        <w:spacing w:after="140" w:line="480" w:lineRule="auto"/>
        <w:ind w:firstLine="288"/>
        <w:jc w:val="both"/>
      </w:pPr>
      <w:r>
        <w:t xml:space="preserve">The classical chalcogenide glasses (mainly sulfur-based, such as As-S or Ge-S) are reasonable glass-formers; however, their glass-forming abilities significantly decrease with increasing the molar weight of their constituent elements, i.e., S &gt; Se &gt; </w:t>
      </w:r>
      <w:proofErr w:type="spellStart"/>
      <w:r>
        <w:t>Te</w:t>
      </w:r>
      <w:proofErr w:type="spellEnd"/>
      <w:r>
        <w:t xml:space="preserve">. Most of the formulations available are far worse glass formers than the typical oxide compositions, and this is a critical issue in this glass family </w:t>
      </w:r>
      <w:bookmarkStart w:id="5" w:name="bookmark=id.2et92p0"/>
      <w:bookmarkEnd w:id="5"/>
      <w:r>
        <w:t xml:space="preserve">[1]. More recently, the glass research community started digging deeper into the crystallization behavior </w:t>
      </w:r>
      <w:bookmarkStart w:id="6" w:name="bookmark=id.tyjcwt"/>
      <w:bookmarkEnd w:id="6"/>
      <w:r>
        <w:t xml:space="preserve">[3] and development of chalcogenide glass-ceramics, while keeping their optoelectronic properties and showing improved mechanical behavior </w:t>
      </w:r>
      <w:bookmarkStart w:id="7" w:name="bookmark=id.3dy6vkm"/>
      <w:bookmarkEnd w:id="7"/>
      <w:r>
        <w:t>[4].</w:t>
      </w:r>
    </w:p>
    <w:p w14:paraId="0BBDBB3B" w14:textId="77777777" w:rsidR="00124B88" w:rsidRDefault="00000000">
      <w:pPr>
        <w:spacing w:after="140" w:line="480" w:lineRule="auto"/>
        <w:ind w:firstLine="288"/>
        <w:jc w:val="both"/>
      </w:pPr>
      <w:r>
        <w:t xml:space="preserve">A Scopus search </w:t>
      </w:r>
      <w:r>
        <w:rPr>
          <w:color w:val="C9211E"/>
        </w:rPr>
        <w:t>made in</w:t>
      </w:r>
      <w:r>
        <w:t xml:space="preserve"> May 30, 2022 with the keywords </w:t>
      </w:r>
      <w:proofErr w:type="spellStart"/>
      <w:r>
        <w:t>chalco</w:t>
      </w:r>
      <w:proofErr w:type="spellEnd"/>
      <w:r>
        <w:t xml:space="preserve">* and glass* showed that from 4,100 (article title) to 12,100 (title, abstract, or keyword) articles addressing chalcogenide glasses have been published since the pioneering article by </w:t>
      </w:r>
      <w:proofErr w:type="spellStart"/>
      <w:r>
        <w:t>Kolomiets</w:t>
      </w:r>
      <w:proofErr w:type="spellEnd"/>
      <w:r>
        <w:t xml:space="preserve"> and </w:t>
      </w:r>
      <w:proofErr w:type="spellStart"/>
      <w:r>
        <w:t>Pishlo</w:t>
      </w:r>
      <w:proofErr w:type="spellEnd"/>
      <w:r>
        <w:t xml:space="preserve"> in 1963 </w:t>
      </w:r>
      <w:bookmarkStart w:id="8" w:name="bookmark=id.1t3h5sf"/>
      <w:bookmarkEnd w:id="8"/>
      <w:r>
        <w:t xml:space="preserve">[5]; the current rate is approximately one article per day. Due to incomplete structural knowledge, </w:t>
      </w:r>
      <w:r>
        <w:lastRenderedPageBreak/>
        <w:t xml:space="preserve">especially about medium-range structures, density fluctuations, and defects, the chalcogenide glass science is far behind those constructed for single-crystalline semiconductors or oxide glasses. Also, despite the substantial research conducted in the past 50 years, the understanding of composition-property relationships for chalcogenide glasses is still behind the accumulated knowledge about oxide glasses, which have been systematically studied by many researchers for approximately two centuries. Therefore, to extend the range of available compositions and applications of chalcogenide glasses, there is a pressing need for more profound knowledge about the </w:t>
      </w:r>
      <w:r>
        <w:rPr>
          <w:i/>
        </w:rPr>
        <w:t>composition-structure-property</w:t>
      </w:r>
      <w:r>
        <w:t xml:space="preserve"> relationships.</w:t>
      </w:r>
    </w:p>
    <w:p w14:paraId="08C471E6" w14:textId="77777777" w:rsidR="00124B88" w:rsidRDefault="00000000">
      <w:pPr>
        <w:spacing w:after="140" w:line="480" w:lineRule="auto"/>
        <w:ind w:firstLine="288"/>
        <w:jc w:val="both"/>
      </w:pPr>
      <w:r>
        <w:t xml:space="preserve">While the number of machine learning (ML) papers addressing oxide glasses has upsurged in the past five years </w:t>
      </w:r>
      <w:bookmarkStart w:id="9" w:name="bookmark=id.4d34og8"/>
      <w:bookmarkEnd w:id="9"/>
      <w:r>
        <w:t xml:space="preserve">[6–19], to the best of our knowledge, there are only three publications on ML research in chalcogenide glasses </w:t>
      </w:r>
      <w:bookmarkStart w:id="10" w:name="bookmark=id.2s8eyo1"/>
      <w:bookmarkEnd w:id="10"/>
      <w:r>
        <w:t>[20,21</w:t>
      </w:r>
      <w:r>
        <w:rPr>
          <w:color w:val="C9211E"/>
        </w:rPr>
        <w:t>,38</w:t>
      </w:r>
      <w:r>
        <w:t xml:space="preserve">]. </w:t>
      </w:r>
    </w:p>
    <w:p w14:paraId="73523625" w14:textId="77777777" w:rsidR="00124B88" w:rsidRDefault="00000000">
      <w:pPr>
        <w:spacing w:after="140" w:line="480" w:lineRule="auto"/>
        <w:ind w:firstLine="288"/>
        <w:jc w:val="both"/>
      </w:pPr>
      <w:r>
        <w:t xml:space="preserve">The first study </w:t>
      </w:r>
      <w:bookmarkStart w:id="11" w:name="bookmark=id.17dp8vu"/>
      <w:bookmarkEnd w:id="11"/>
      <w:r>
        <w:t>[20] reports on a multivariate linear regression (MLR) capable of predicting the glass transition temperature o</w:t>
      </w:r>
      <w:bookmarkStart w:id="12" w:name="bookmark=id.3rdcrjn"/>
      <w:bookmarkEnd w:id="12"/>
      <w:r>
        <w:t>f the As</w:t>
      </w:r>
      <w:r>
        <w:rPr>
          <w:vertAlign w:val="subscript"/>
        </w:rPr>
        <w:t>x</w:t>
      </w:r>
      <w:r>
        <w:t>Se</w:t>
      </w:r>
      <w:r>
        <w:rPr>
          <w:vertAlign w:val="subscript"/>
        </w:rPr>
        <w:t>1–x</w:t>
      </w:r>
      <w:r>
        <w:t xml:space="preserve"> binary system. The obtained MLR model (</w:t>
      </w:r>
      <w:proofErr w:type="spellStart"/>
      <w:r>
        <w:rPr>
          <w:i/>
        </w:rPr>
        <w:t>T</w:t>
      </w:r>
      <w:r>
        <w:rPr>
          <w:vertAlign w:val="subscript"/>
        </w:rPr>
        <w:t>g</w:t>
      </w:r>
      <w:proofErr w:type="spellEnd"/>
      <w:r>
        <w:t xml:space="preserve"> = 2464 + 597.3</w:t>
      </w:r>
      <w:r>
        <w:rPr>
          <w:rFonts w:ascii="Cambria Math" w:eastAsia="Cambria Math" w:hAnsi="Cambria Math" w:cs="Cambria Math"/>
        </w:rPr>
        <w:t>⟨</w:t>
      </w:r>
      <w:r>
        <w:rPr>
          <w:i/>
        </w:rPr>
        <w:t>r</w:t>
      </w:r>
      <w:r>
        <w:rPr>
          <w:rFonts w:ascii="Cambria Math" w:eastAsia="Cambria Math" w:hAnsi="Cambria Math" w:cs="Cambria Math"/>
        </w:rPr>
        <w:t>⟩</w:t>
      </w:r>
      <w:sdt>
        <w:sdtPr>
          <w:id w:val="2058218431"/>
        </w:sdtPr>
        <w:sdtContent>
          <w:r>
            <w:t xml:space="preserve"> − 6755.3</w:t>
          </w:r>
        </w:sdtContent>
      </w:sdt>
      <w:r>
        <w:rPr>
          <w:rFonts w:ascii="Noto Sans Symbols" w:eastAsia="Noto Sans Symbols" w:hAnsi="Noto Sans Symbols" w:cs="Noto Sans Symbols"/>
        </w:rPr>
        <w:t>ν</w:t>
      </w:r>
      <w:sdt>
        <w:sdtPr>
          <w:id w:val="1195123659"/>
        </w:sdtPr>
        <w:sdtContent>
          <w:r>
            <w:t xml:space="preserve"> − 301.61</w:t>
          </w:r>
        </w:sdtContent>
      </w:sdt>
      <w:r>
        <w:rPr>
          <w:i/>
        </w:rPr>
        <w:t>K</w:t>
      </w:r>
      <w:r>
        <w:t xml:space="preserve"> + 4.9257</w:t>
      </w:r>
      <w:r>
        <w:rPr>
          <w:i/>
        </w:rPr>
        <w:t>U</w:t>
      </w:r>
      <w:r>
        <w:rPr>
          <w:vertAlign w:val="subscript"/>
        </w:rPr>
        <w:t>0ex</w:t>
      </w:r>
      <w:r>
        <w:t xml:space="preserve"> + 0.50313</w:t>
      </w:r>
      <w:r>
        <w:rPr>
          <w:i/>
        </w:rPr>
        <w:t>KU</w:t>
      </w:r>
      <w:r>
        <w:rPr>
          <w:vertAlign w:val="subscript"/>
        </w:rPr>
        <w:t>0ex</w:t>
      </w:r>
      <w:r>
        <w:t>) agreed with experimental values for this particular binary system and was based on physical and chemical properties</w:t>
      </w:r>
      <w:r>
        <w:rPr>
          <w:color w:val="C9211E"/>
        </w:rPr>
        <w:t xml:space="preserve">, </w:t>
      </w:r>
      <w:r>
        <w:t xml:space="preserve">such as the average coordination number </w:t>
      </w:r>
      <w:r>
        <w:rPr>
          <w:rFonts w:ascii="Cambria Math" w:eastAsia="Cambria Math" w:hAnsi="Cambria Math" w:cs="Cambria Math"/>
        </w:rPr>
        <w:t>⟨</w:t>
      </w:r>
      <w:r>
        <w:rPr>
          <w:i/>
        </w:rPr>
        <w:t>r</w:t>
      </w:r>
      <w:r>
        <w:rPr>
          <w:rFonts w:ascii="Cambria Math" w:eastAsia="Cambria Math" w:hAnsi="Cambria Math" w:cs="Cambria Math"/>
        </w:rPr>
        <w:t>⟩</w:t>
      </w:r>
      <w:r>
        <w:t xml:space="preserve">, the Poisson ratio </w:t>
      </w:r>
      <w:r>
        <w:rPr>
          <w:rFonts w:ascii="Noto Sans Symbols" w:eastAsia="Noto Sans Symbols" w:hAnsi="Noto Sans Symbols" w:cs="Noto Sans Symbols"/>
        </w:rPr>
        <w:t>ν</w:t>
      </w:r>
      <w:r>
        <w:t xml:space="preserve">, the bulk modulus </w:t>
      </w:r>
      <w:r>
        <w:rPr>
          <w:i/>
        </w:rPr>
        <w:t>K</w:t>
      </w:r>
      <w:r>
        <w:t xml:space="preserve">, and the mean experimental atomic bonding energy </w:t>
      </w:r>
      <w:r>
        <w:rPr>
          <w:i/>
        </w:rPr>
        <w:t>U</w:t>
      </w:r>
      <w:r>
        <w:rPr>
          <w:vertAlign w:val="subscript"/>
        </w:rPr>
        <w:t>0ex</w:t>
      </w:r>
      <w:r>
        <w:t xml:space="preserve">. </w:t>
      </w:r>
    </w:p>
    <w:p w14:paraId="33F423D4" w14:textId="77777777" w:rsidR="00124B88" w:rsidRDefault="00000000">
      <w:pPr>
        <w:spacing w:after="140" w:line="480" w:lineRule="auto"/>
        <w:ind w:firstLine="288"/>
        <w:jc w:val="both"/>
      </w:pPr>
      <w:r>
        <w:t xml:space="preserve">The second study </w:t>
      </w:r>
      <w:bookmarkStart w:id="13" w:name="bookmark=id.26in1rg"/>
      <w:bookmarkEnd w:id="13"/>
      <w:r>
        <w:t xml:space="preserve">[21] reports on recognizing mid-gap states in chalcogenide glasses. To avoid a formidable computational task, Xu et al. </w:t>
      </w:r>
      <w:bookmarkStart w:id="14" w:name="bookmark=id.lnxbz9"/>
      <w:bookmarkEnd w:id="14"/>
      <w:r>
        <w:t xml:space="preserve">[21] adopted a machine learning procedure to understand and predict mid-gap states (MGS) in typical Ovonic Threshold Switching (OTS) materials; selectors are used to suppress current leakage in high-density memory chips. They built hundreds of chalcogenide glass models and collected major structural features from both short-range order (SRO) and medium-range order (MRO) of the amorphous cells. After training an artificial neural network using these features, the induced model recognized MGS in new glasses with 95% accuracy. By analyzing the synaptic weights of the input structural </w:t>
      </w:r>
      <w:r>
        <w:lastRenderedPageBreak/>
        <w:t>features, they discovered that the bonding and coordination environments from SRO, and particularly MRO, are closely related to MGS. The resulting model could be used in several other OTS chalcogenides after minor modification. The authors concluded that the machine learning technique allowed them to understand the OTS mechanism from a vast amount of structural data without heavy computational tasks, providing a new strategy to design functional amorphous materials from first principles.</w:t>
      </w:r>
    </w:p>
    <w:p w14:paraId="380F4EAA" w14:textId="77777777" w:rsidR="00124B88" w:rsidRDefault="00000000">
      <w:pPr>
        <w:spacing w:after="140" w:line="480" w:lineRule="auto"/>
        <w:ind w:firstLine="288"/>
        <w:jc w:val="both"/>
        <w:rPr>
          <w:color w:val="C9211E"/>
        </w:rPr>
      </w:pPr>
      <w:ins w:id="15" w:author="Daniel Cassar" w:date="2022-08-15T11:18:00Z">
        <w:r>
          <w:rPr>
            <w:color w:val="C9211E"/>
          </w:rPr>
          <w:t xml:space="preserve">Finally, </w:t>
        </w:r>
      </w:ins>
      <w:del w:id="16" w:author="Daniel Cassar" w:date="2022-08-15T11:18:00Z">
        <w:r>
          <w:rPr>
            <w:color w:val="C9211E"/>
          </w:rPr>
          <w:delText>T</w:delText>
        </w:r>
      </w:del>
      <w:ins w:id="17" w:author="Daniel Cassar" w:date="2022-08-15T11:18:00Z">
        <w:r>
          <w:rPr>
            <w:color w:val="C9211E"/>
          </w:rPr>
          <w:t>t</w:t>
        </w:r>
      </w:ins>
      <w:r>
        <w:rPr>
          <w:color w:val="C9211E"/>
          <w:rPrChange w:id="18" w:author="Daniel Cassar" w:date="2022-08-15T11:18:00Z">
            <w:rPr/>
          </w:rPrChange>
        </w:rPr>
        <w:t xml:space="preserve">he third </w:t>
      </w:r>
      <w:ins w:id="19" w:author="Daniel Cassar" w:date="2022-08-15T11:18:00Z">
        <w:r>
          <w:rPr>
            <w:color w:val="C9211E"/>
          </w:rPr>
          <w:t xml:space="preserve">study </w:t>
        </w:r>
      </w:ins>
      <w:r>
        <w:rPr>
          <w:color w:val="C9211E"/>
          <w:rPrChange w:id="20" w:author="Daniel Cassar" w:date="2022-08-15T11:18:00Z">
            <w:rPr/>
          </w:rPrChange>
        </w:rPr>
        <w:t>[38] reports on a Hopfield neural network capable of predicting the partial radial distribution function of a two-component glassy chalcogenide, namely GeSe</w:t>
      </w:r>
      <w:r>
        <w:rPr>
          <w:color w:val="C9211E"/>
          <w:vertAlign w:val="subscript"/>
          <w:rPrChange w:id="21" w:author="Daniel Cassar" w:date="2022-08-15T11:18:00Z">
            <w:rPr/>
          </w:rPrChange>
        </w:rPr>
        <w:t>3</w:t>
      </w:r>
      <w:r>
        <w:rPr>
          <w:color w:val="C9211E"/>
          <w:rPrChange w:id="22" w:author="Daniel Cassar" w:date="2022-08-15T11:18:00Z">
            <w:rPr/>
          </w:rPrChange>
        </w:rPr>
        <w:t>.</w:t>
      </w:r>
    </w:p>
    <w:p w14:paraId="3E4990A5" w14:textId="77777777" w:rsidR="00124B88" w:rsidRDefault="00000000">
      <w:pPr>
        <w:spacing w:after="140" w:line="480" w:lineRule="auto"/>
        <w:ind w:firstLine="288"/>
        <w:jc w:val="both"/>
      </w:pPr>
      <w:r>
        <w:t xml:space="preserve">The incentive of researching ML algorithms applied to chalcogenides was pointed out as an opportunity in the field by Tandia et al. </w:t>
      </w:r>
      <w:bookmarkStart w:id="23" w:name="bookmark=id.35nkun2"/>
      <w:bookmarkEnd w:id="23"/>
      <w:r>
        <w:t xml:space="preserve">[7]. Meeting this incentive is the main objective of this work. Here we use a different approach from that of </w:t>
      </w:r>
      <w:r>
        <w:rPr>
          <w:color w:val="C9211E"/>
        </w:rPr>
        <w:t>references</w:t>
      </w:r>
      <w:r>
        <w:t xml:space="preserve"> </w:t>
      </w:r>
      <w:bookmarkStart w:id="24" w:name="bookmark=id.1ksv4uv"/>
      <w:bookmarkEnd w:id="24"/>
      <w:r>
        <w:t>[20,21]</w:t>
      </w:r>
      <w:r>
        <w:rPr>
          <w:rFonts w:ascii="Times New Roman" w:eastAsia="Times New Roman" w:hAnsi="Times New Roman" w:cs="Times New Roman"/>
          <w:sz w:val="20"/>
          <w:szCs w:val="20"/>
        </w:rPr>
        <w:t xml:space="preserve">. </w:t>
      </w:r>
      <w:r>
        <w:t xml:space="preserve">We aim to </w:t>
      </w:r>
      <w:r>
        <w:rPr>
          <w:i/>
        </w:rPr>
        <w:t>induce</w:t>
      </w:r>
      <w:r>
        <w:t xml:space="preserve"> ML models referring to </w:t>
      </w:r>
      <w:r>
        <w:rPr>
          <w:i/>
        </w:rPr>
        <w:t>composition-property</w:t>
      </w:r>
      <w:r>
        <w:t xml:space="preserve"> relationships and interpret them to find the effect of each element on the glass properties. Also, we will deal with much more complex compositions, containing up to six elements rather than a single binary system. To this end, we collected published data regarding properties of chalcogenide glasses: glass transition temperature (</w:t>
      </w:r>
      <w:proofErr w:type="spellStart"/>
      <w:r>
        <w:rPr>
          <w:i/>
        </w:rPr>
        <w:t>T</w:t>
      </w:r>
      <w:r>
        <w:rPr>
          <w:vertAlign w:val="subscript"/>
        </w:rPr>
        <w:t>g</w:t>
      </w:r>
      <w:proofErr w:type="spellEnd"/>
      <w:r>
        <w:t>), coefficient of thermal expansion (CTE), and refractive index (</w:t>
      </w:r>
      <w:proofErr w:type="spellStart"/>
      <w:r>
        <w:rPr>
          <w:i/>
        </w:rPr>
        <w:t>n</w:t>
      </w:r>
      <w:r>
        <w:rPr>
          <w:vertAlign w:val="subscript"/>
        </w:rPr>
        <w:t>D</w:t>
      </w:r>
      <w:proofErr w:type="spellEnd"/>
      <w:r>
        <w:t xml:space="preserve">), and </w:t>
      </w:r>
      <w:r>
        <w:rPr>
          <w:color w:val="C9211E"/>
        </w:rPr>
        <w:t>used</w:t>
      </w:r>
      <w:r>
        <w:t xml:space="preserve"> ML-based approaches to </w:t>
      </w:r>
      <w:r>
        <w:rPr>
          <w:i/>
        </w:rPr>
        <w:t>generate predictive models</w:t>
      </w:r>
      <w:r>
        <w:t xml:space="preserve"> for these properties. </w:t>
      </w:r>
    </w:p>
    <w:p w14:paraId="273EEF52" w14:textId="77777777" w:rsidR="00124B88" w:rsidRDefault="00000000">
      <w:pPr>
        <w:spacing w:after="140" w:line="480" w:lineRule="auto"/>
        <w:ind w:firstLine="288"/>
        <w:jc w:val="both"/>
      </w:pPr>
      <w:r>
        <w:t xml:space="preserve">The following ML algorithms were investigated in this study: </w:t>
      </w:r>
      <w:r>
        <w:rPr>
          <w:color w:val="C9211E"/>
        </w:rPr>
        <w:t>Classification and Regression Trees (CART) [34], K-Nearest Neighbors (k-NN) [35], Multilayer Perceptron (MLP, a type of Neural Network) [36], and Random Forest (RF) [37]</w:t>
      </w:r>
      <w:r>
        <w:t>, which were chosen because our previous work on oxide glasses indicated that these are the top performers among six ML algorithm</w:t>
      </w:r>
      <w:bookmarkStart w:id="25" w:name="bookmark=id.44sinio"/>
      <w:r>
        <w:t>s</w:t>
      </w:r>
      <w:bookmarkEnd w:id="25"/>
      <w:r>
        <w:t xml:space="preserve"> [8]. </w:t>
      </w:r>
    </w:p>
    <w:p w14:paraId="346FED6A" w14:textId="77777777" w:rsidR="00124B88" w:rsidRDefault="00000000">
      <w:pPr>
        <w:spacing w:after="140" w:line="480" w:lineRule="auto"/>
        <w:ind w:firstLine="288"/>
        <w:jc w:val="both"/>
      </w:pPr>
      <w:r>
        <w:rPr>
          <w:color w:val="C9211E"/>
        </w:rPr>
        <w:t xml:space="preserve">Our first objective is to obtain the best performer model produced using the investigated ML algorithms. Then, we generated the explanation and so the interpretation of the best obtained model by computing the </w:t>
      </w:r>
      <w:proofErr w:type="spellStart"/>
      <w:r>
        <w:rPr>
          <w:color w:val="C9211E"/>
        </w:rPr>
        <w:t>SHapley</w:t>
      </w:r>
      <w:proofErr w:type="spellEnd"/>
      <w:r>
        <w:rPr>
          <w:color w:val="C9211E"/>
        </w:rPr>
        <w:t xml:space="preserve"> Additive </w:t>
      </w:r>
      <w:proofErr w:type="spellStart"/>
      <w:r>
        <w:rPr>
          <w:color w:val="C9211E"/>
        </w:rPr>
        <w:t>exPlanations</w:t>
      </w:r>
      <w:proofErr w:type="spellEnd"/>
      <w:r>
        <w:rPr>
          <w:color w:val="C9211E"/>
        </w:rPr>
        <w:t xml:space="preserve"> (SHAP) values of the </w:t>
      </w:r>
      <w:r>
        <w:rPr>
          <w:color w:val="C9211E"/>
        </w:rPr>
        <w:lastRenderedPageBreak/>
        <w:t xml:space="preserve">features </w:t>
      </w:r>
      <w:r>
        <w:t>[22–24]</w:t>
      </w:r>
      <w:r>
        <w:rPr>
          <w:color w:val="C9211E"/>
        </w:rPr>
        <w:t>. The produced explanations allow us to obtain the chemical elements' role in each investigated property. We also computed the SHAP interaction values, which allow the investigation of possible non-trivial correlations between the chemical elements that affect the glass properties. We expect that the results of this work will help to understand the role played by the chemical elements in the chalcogenide glasses and aid the design of new glasses with desired combinations of properties.</w:t>
      </w:r>
    </w:p>
    <w:p w14:paraId="44F3C011" w14:textId="77777777" w:rsidR="00124B88" w:rsidRDefault="00000000">
      <w:pPr>
        <w:pStyle w:val="Ttulo1"/>
        <w:numPr>
          <w:ilvl w:val="0"/>
          <w:numId w:val="1"/>
        </w:numPr>
      </w:pPr>
      <w:r>
        <w:t>Methodology</w:t>
      </w:r>
    </w:p>
    <w:p w14:paraId="561C2DBB" w14:textId="77777777" w:rsidR="00124B88" w:rsidRDefault="00000000">
      <w:pPr>
        <w:pStyle w:val="Ttulo2"/>
      </w:pPr>
      <w:r>
        <w:t>Data collection</w:t>
      </w:r>
    </w:p>
    <w:p w14:paraId="12134BCF" w14:textId="77777777" w:rsidR="00124B88" w:rsidRDefault="00000000">
      <w:pPr>
        <w:spacing w:after="140" w:line="480" w:lineRule="auto"/>
        <w:ind w:firstLine="288"/>
        <w:jc w:val="both"/>
      </w:pPr>
      <w:r>
        <w:t xml:space="preserve">The data on chalcogenide glasses used in this work were collected from the </w:t>
      </w:r>
      <w:proofErr w:type="spellStart"/>
      <w:r>
        <w:t>SciGlass</w:t>
      </w:r>
      <w:proofErr w:type="spellEnd"/>
      <w:r>
        <w:t xml:space="preserve"> database (</w:t>
      </w:r>
      <w:hyperlink r:id="rId8">
        <w:r>
          <w:rPr>
            <w:u w:val="single"/>
          </w:rPr>
          <w:t>https://github.com/epam</w:t>
        </w:r>
      </w:hyperlink>
      <w:r>
        <w:rPr>
          <w:u w:val="single"/>
        </w:rPr>
        <w:t>/SciGlass</w:t>
      </w:r>
      <w:r>
        <w:t xml:space="preserve">). </w:t>
      </w:r>
      <w:bookmarkStart w:id="26" w:name="docs-internal-guid-553908cc-7fff-61d7-6a"/>
      <w:bookmarkEnd w:id="26"/>
      <w:r>
        <w:rPr>
          <w:color w:val="C9211E"/>
        </w:rPr>
        <w:t>In this work, we considered glasses part of the chalcogenide family if they have in their composition a non-zero amount of sulfur, selenium, or tellurium; and have no oxygen, fluorine, chlorine, bromine, or iodine.</w:t>
      </w:r>
      <w:r>
        <w:rPr>
          <w:color w:val="000000"/>
        </w:rPr>
        <w:t xml:space="preserve"> </w:t>
      </w:r>
      <w:r>
        <w:rPr>
          <w:color w:val="C9211E"/>
        </w:rPr>
        <w:t>After this filtering procedure, we only collected entries with one or more investigated properties, i.e., glass transition temperature, coefficient of thermal expansion, or refractive index</w:t>
      </w:r>
      <w:r>
        <w:rPr>
          <w:color w:val="000000"/>
        </w:rPr>
        <w:t xml:space="preserve">. Additionally, we also investigated the Young’s Modulus of chalcogenide glasses; </w:t>
      </w:r>
      <w:bookmarkStart w:id="27" w:name="docs-internal-guid-b7385480-7fff-b120-02"/>
      <w:bookmarkEnd w:id="27"/>
      <w:r>
        <w:rPr>
          <w:color w:val="000000"/>
        </w:rPr>
        <w:t xml:space="preserve">however, the performance of the predictive models was subpar; these results are reported in the supplementary material for completeness. We also considered studying the Abbe number of chalcogenide glasses; however, only approximately fifty examples were available, </w:t>
      </w:r>
      <w:r>
        <w:rPr>
          <w:color w:val="C9211E"/>
        </w:rPr>
        <w:t>which would not be enough to use ML algorithms properly.</w:t>
      </w:r>
    </w:p>
    <w:p w14:paraId="094FF4C2" w14:textId="77777777" w:rsidR="00124B88" w:rsidRDefault="00000000">
      <w:pPr>
        <w:spacing w:after="140" w:line="480" w:lineRule="auto"/>
        <w:ind w:firstLine="288"/>
        <w:jc w:val="both"/>
      </w:pPr>
      <w:bookmarkStart w:id="28" w:name="docs-internal-guid-57028b8d-7fff-ca72-f4"/>
      <w:bookmarkEnd w:id="28"/>
      <w:r>
        <w:rPr>
          <w:color w:val="C9211E"/>
        </w:rPr>
        <w:t>After the data collection step, we performed a data cleaning step to remove extremely low or high property values that likely refer to typos or gross measurement errors. The strategy used was similar to that employed in our previous publication</w:t>
      </w:r>
      <w:r>
        <w:t xml:space="preserve"> </w:t>
      </w:r>
      <w:bookmarkStart w:id="29" w:name="bookmark=id.z337ya"/>
      <w:bookmarkEnd w:id="29"/>
      <w:r>
        <w:t xml:space="preserve">[16]: we removed the extreme values for each property and the duplicate entries by taking the median value of the property. </w:t>
      </w:r>
      <w:r>
        <w:rPr>
          <w:color w:val="C9211E"/>
        </w:rPr>
        <w:lastRenderedPageBreak/>
        <w:t>We defined all values below the 0.05% percentile or above the 99.95% percentile as extreme. Descriptive statistics on the collected dataset are shown in Table 1.</w:t>
      </w:r>
    </w:p>
    <w:p w14:paraId="5B6D5E90" w14:textId="77777777" w:rsidR="00124B88" w:rsidRDefault="00000000">
      <w:pPr>
        <w:pStyle w:val="Ttulo2"/>
      </w:pPr>
      <w:r>
        <w:t>Machine learning experiments</w:t>
      </w:r>
    </w:p>
    <w:p w14:paraId="0DD19AF9" w14:textId="77777777" w:rsidR="00124B88" w:rsidRDefault="00000000">
      <w:pPr>
        <w:spacing w:after="140" w:line="480" w:lineRule="auto"/>
        <w:ind w:firstLine="288"/>
        <w:jc w:val="both"/>
      </w:pPr>
      <w:bookmarkStart w:id="30" w:name="docs-internal-guid-6ed5a2e8-7fff-1ded-ac"/>
      <w:bookmarkEnd w:id="30"/>
      <w:r>
        <w:rPr>
          <w:color w:val="C9211E"/>
        </w:rPr>
        <w:t xml:space="preserve">We followed the same ML-base strategy of our recent work on oxide glasses </w:t>
      </w:r>
      <w:bookmarkStart w:id="31" w:name="bookmark=id.3j2qqm3"/>
      <w:bookmarkEnd w:id="31"/>
      <w:r>
        <w:t xml:space="preserve">[8]. We considered three ML algorithms that performed well in a previous analysis, namely, CART, </w:t>
      </w:r>
      <w:r>
        <w:rPr>
          <w:color w:val="C9211E"/>
        </w:rPr>
        <w:t>k</w:t>
      </w:r>
      <w:r>
        <w:t xml:space="preserve">-NN, MLP, and RF. </w:t>
      </w:r>
      <w:bookmarkStart w:id="32" w:name="docs-internal-guid-d60abc98-7fff-1644-bd"/>
      <w:bookmarkEnd w:id="32"/>
      <w:r>
        <w:rPr>
          <w:color w:val="C9211E"/>
        </w:rPr>
        <w:t>Detailed explanations of how they induce predictive models are available in the supplementary material of reference</w:t>
      </w:r>
      <w:r>
        <w:t xml:space="preserve"> [8].</w:t>
      </w:r>
    </w:p>
    <w:p w14:paraId="3D330212" w14:textId="77777777" w:rsidR="00124B88" w:rsidRDefault="00000000">
      <w:pPr>
        <w:spacing w:after="140" w:line="480" w:lineRule="auto"/>
        <w:ind w:firstLine="288"/>
        <w:jc w:val="both"/>
      </w:pPr>
      <w:r>
        <w:t xml:space="preserve">The predictive models were induced using the scikit-learn Python package </w:t>
      </w:r>
      <w:bookmarkStart w:id="33" w:name="bookmark=id.4i7ojhp"/>
      <w:bookmarkEnd w:id="33"/>
      <w:r>
        <w:t xml:space="preserve">[25]; a hyperparameter tuning routine was also employed. We adopted a nested cross-validation routine considering an outer-fold of 10 for testing and an inner-fold of 5 for validation. The tuning strategy was the use of random search, testing 500 sets of hyperparameters for each outer fold. Moreover, we used the same search space adopted in reference </w:t>
      </w:r>
      <w:bookmarkStart w:id="34" w:name="bookmark=id.2xcytpi"/>
      <w:bookmarkEnd w:id="34"/>
      <w:r>
        <w:t>[16]. For experimental reproducibility, we make available the code used on GitHub (</w:t>
      </w:r>
      <w:hyperlink r:id="rId9">
        <w:r>
          <w:rPr>
            <w:u w:val="single"/>
          </w:rPr>
          <w:t>https://github.com/ealcobaca/mlglass</w:t>
        </w:r>
      </w:hyperlink>
      <w:r>
        <w:t>).</w:t>
      </w:r>
    </w:p>
    <w:p w14:paraId="68E34E8B" w14:textId="77777777" w:rsidR="00124B88" w:rsidRDefault="00000000">
      <w:pPr>
        <w:spacing w:after="140" w:line="480" w:lineRule="auto"/>
        <w:ind w:firstLine="288"/>
        <w:jc w:val="both"/>
      </w:pPr>
      <w:r>
        <w:t xml:space="preserve">We used nested cross-validation to avoid overfitting and to select the models </w:t>
      </w:r>
      <w:bookmarkStart w:id="35" w:name="bookmark=id.1ci93xb"/>
      <w:bookmarkEnd w:id="35"/>
      <w:r>
        <w:t xml:space="preserve">[26]. This approach can be considered overzealous for most practical applications [27]. Thus, we split the original dataset into training and test sets using 10-outer-fold, creating ten disjoint sets </w:t>
      </w:r>
      <w:bookmarkStart w:id="36" w:name="bookmark=id.2bn6wsx"/>
      <w:bookmarkEnd w:id="36"/>
      <w:r>
        <w:t xml:space="preserve">[26,27]. For the internal validation of the hyperparameter optimization procedure, we used, for each nine training folds, 5-inner-fold, creating five disjoint validation sets for the training data </w:t>
      </w:r>
      <w:bookmarkStart w:id="37" w:name="bookmark=id.qsh70q"/>
      <w:bookmarkEnd w:id="37"/>
      <w:r>
        <w:t xml:space="preserve">[26,27]. Table 2 (Results section) shows the average results from the 10-outer-fold test sets, which were </w:t>
      </w:r>
      <w:r>
        <w:rPr>
          <w:i/>
        </w:rPr>
        <w:t>not</w:t>
      </w:r>
      <w:r>
        <w:t xml:space="preserve"> used in the training and validation subsets.</w:t>
      </w:r>
    </w:p>
    <w:p w14:paraId="73491AD0" w14:textId="77777777" w:rsidR="00124B88" w:rsidRDefault="00000000">
      <w:pPr>
        <w:pStyle w:val="Ttulo2"/>
      </w:pPr>
      <w:r>
        <w:t>Interpreting the induced models through SHAP analysis</w:t>
      </w:r>
    </w:p>
    <w:p w14:paraId="5696821D" w14:textId="77777777" w:rsidR="00124B88" w:rsidRDefault="00000000">
      <w:pPr>
        <w:spacing w:after="140" w:line="480" w:lineRule="auto"/>
        <w:ind w:firstLine="288"/>
        <w:jc w:val="both"/>
      </w:pPr>
      <w:bookmarkStart w:id="38" w:name="docs-internal-guid-d7f608eb-7fff-a44c-29"/>
      <w:bookmarkEnd w:id="38"/>
      <w:r>
        <w:rPr>
          <w:color w:val="FF0000"/>
        </w:rPr>
        <w:t>Models induced by ML algorithms can hold a significant amount of information, depending on the used algorithm, that may not be easily interpreted by humans.</w:t>
      </w:r>
      <w:r>
        <w:t xml:space="preserve"> A new and powerful data </w:t>
      </w:r>
      <w:r>
        <w:lastRenderedPageBreak/>
        <w:t xml:space="preserve">analysis tool called SHAP </w:t>
      </w:r>
      <w:bookmarkStart w:id="39" w:name="bookmark=id.3as4poj"/>
      <w:bookmarkEnd w:id="39"/>
      <w:r>
        <w:t>[22–24], distributed as a Python module (</w:t>
      </w:r>
      <w:hyperlink r:id="rId10">
        <w:r>
          <w:rPr>
            <w:u w:val="single"/>
          </w:rPr>
          <w:t>https://github.com/slundberg/shap</w:t>
        </w:r>
      </w:hyperlink>
      <w:r>
        <w:t xml:space="preserve">), is a model-agnostic approach to interpreting any predictive function and extracting/visualizing meaningful information in a human-readable fashion. The approach used by SHAP is the computation of the Shapley values </w:t>
      </w:r>
      <w:bookmarkStart w:id="40" w:name="bookmark=id.1pxezwc"/>
      <w:bookmarkEnd w:id="40"/>
      <w:r>
        <w:t xml:space="preserve">[28], which are based on game theory and inform how much a given prediction is affected by the input features concerning a given base value. Detailed information on this procedure is reported by the creators of this method </w:t>
      </w:r>
      <w:bookmarkStart w:id="41" w:name="bookmark=id.49x2ik5"/>
      <w:bookmarkEnd w:id="41"/>
      <w:r>
        <w:t>[22].</w:t>
      </w:r>
    </w:p>
    <w:p w14:paraId="670A89BE" w14:textId="77777777" w:rsidR="00124B88" w:rsidRDefault="00000000">
      <w:pPr>
        <w:spacing w:after="140" w:line="480" w:lineRule="auto"/>
        <w:ind w:firstLine="288"/>
        <w:jc w:val="both"/>
      </w:pPr>
      <w:r>
        <w:t xml:space="preserve">One </w:t>
      </w:r>
      <w:r>
        <w:rPr>
          <w:color w:val="FF0000"/>
        </w:rPr>
        <w:t xml:space="preserve">viable </w:t>
      </w:r>
      <w:r>
        <w:t xml:space="preserve">way to visualize the results of the SHAP analysis is via </w:t>
      </w:r>
      <w:proofErr w:type="spellStart"/>
      <w:r>
        <w:t>beeswarm</w:t>
      </w:r>
      <w:proofErr w:type="spellEnd"/>
      <w:r>
        <w:t xml:space="preserve"> plots. These plots can be thought of as horizontal violin plots, with features sorted by decreasing order of importance. In this case, </w:t>
      </w:r>
      <w:r>
        <w:rPr>
          <w:color w:val="C9211E"/>
        </w:rPr>
        <w:t>the feature</w:t>
      </w:r>
      <w:r>
        <w:t xml:space="preserve"> importance is measured by the absolute value of the SHAP values, which indicates the features that have a higher impact on the predicted value of the model. The SHAP values have the same units of the property being predicted and convey how much a given feature (</w:t>
      </w:r>
      <w:proofErr w:type="gramStart"/>
      <w:r>
        <w:t>amount</w:t>
      </w:r>
      <w:proofErr w:type="gramEnd"/>
      <w:r>
        <w:t xml:space="preserve"> of chemical elements in the glass, in this case) impacts the property in relation to a base value, which is taken as the mean value of the property (see Table 1).</w:t>
      </w:r>
    </w:p>
    <w:p w14:paraId="1A533DDB" w14:textId="77777777" w:rsidR="00124B88" w:rsidRDefault="00000000">
      <w:pPr>
        <w:pStyle w:val="Ttulo1"/>
        <w:numPr>
          <w:ilvl w:val="0"/>
          <w:numId w:val="1"/>
        </w:numPr>
        <w:spacing w:before="480" w:after="0"/>
      </w:pPr>
      <w:r>
        <w:t>Results and Discussion</w:t>
      </w:r>
    </w:p>
    <w:p w14:paraId="0678A965" w14:textId="77777777" w:rsidR="00124B88" w:rsidRDefault="00000000">
      <w:pPr>
        <w:pStyle w:val="Ttulo2"/>
        <w:numPr>
          <w:ilvl w:val="1"/>
          <w:numId w:val="1"/>
        </w:numPr>
        <w:spacing w:before="200" w:after="0"/>
        <w:jc w:val="both"/>
      </w:pPr>
      <w:r>
        <w:t>Analysis of the datasets used in this study</w:t>
      </w:r>
    </w:p>
    <w:p w14:paraId="5E0728F5" w14:textId="77777777" w:rsidR="00124B88" w:rsidRDefault="00000000">
      <w:pPr>
        <w:spacing w:after="140" w:line="480" w:lineRule="auto"/>
        <w:ind w:firstLine="288"/>
        <w:jc w:val="both"/>
      </w:pPr>
      <w:r>
        <w:t xml:space="preserve">Table 1 shows the descriptive statistics of the glass compositions collected from the </w:t>
      </w:r>
      <w:proofErr w:type="spellStart"/>
      <w:r>
        <w:t>SciGlass</w:t>
      </w:r>
      <w:proofErr w:type="spellEnd"/>
      <w:r>
        <w:t xml:space="preserve"> database. The smallest dataset was labeled with the refractive index with 456 unique compositions, whereas the largest dataset was labeled with the glass transition temperature with 7,620 unique compositions. While these numbers are much smaller than those used in the previous ML works on oxide glasses </w:t>
      </w:r>
      <w:bookmarkStart w:id="42" w:name="bookmark=id.2p2csry"/>
      <w:bookmarkEnd w:id="42"/>
      <w:r>
        <w:t xml:space="preserve">[9–13,16,17], they are still significant and can be used by ML algorithms to extract composition-property relations. It is relevant to note that current chalcogenide formulations comprise 58 elements, with only 1 to 6 different elements in each glass. </w:t>
      </w:r>
      <w:r>
        <w:br w:type="page"/>
      </w:r>
    </w:p>
    <w:p w14:paraId="53BB31B8" w14:textId="77777777" w:rsidR="00124B88" w:rsidRDefault="00000000">
      <w:pPr>
        <w:spacing w:line="240" w:lineRule="auto"/>
        <w:jc w:val="both"/>
      </w:pPr>
      <w:r>
        <w:rPr>
          <w:b/>
        </w:rPr>
        <w:lastRenderedPageBreak/>
        <w:t>Table 1</w:t>
      </w:r>
      <w:r>
        <w:t>. Descriptive statistics of the used datasets for each property.</w:t>
      </w:r>
    </w:p>
    <w:p w14:paraId="4F6F3D34" w14:textId="77777777" w:rsidR="00124B88" w:rsidRDefault="00124B88">
      <w:pPr>
        <w:spacing w:line="240" w:lineRule="auto"/>
        <w:jc w:val="both"/>
        <w:rPr>
          <w:rFonts w:ascii="Times New Roman" w:eastAsia="Times New Roman" w:hAnsi="Times New Roman" w:cs="Times New Roman"/>
          <w:sz w:val="28"/>
          <w:szCs w:val="28"/>
        </w:rPr>
      </w:pPr>
    </w:p>
    <w:tbl>
      <w:tblPr>
        <w:tblW w:w="4765" w:type="dxa"/>
        <w:jc w:val="center"/>
        <w:tblLayout w:type="fixed"/>
        <w:tblLook w:val="0400" w:firstRow="0" w:lastRow="0" w:firstColumn="0" w:lastColumn="0" w:noHBand="0" w:noVBand="1"/>
      </w:tblPr>
      <w:tblGrid>
        <w:gridCol w:w="1502"/>
        <w:gridCol w:w="1068"/>
        <w:gridCol w:w="1459"/>
        <w:gridCol w:w="736"/>
      </w:tblGrid>
      <w:tr w:rsidR="00124B88" w14:paraId="0469289F" w14:textId="77777777">
        <w:trPr>
          <w:jc w:val="center"/>
        </w:trPr>
        <w:tc>
          <w:tcPr>
            <w:tcW w:w="1501" w:type="dxa"/>
            <w:tcBorders>
              <w:top w:val="single" w:sz="4" w:space="0" w:color="000000"/>
              <w:left w:val="single" w:sz="4" w:space="0" w:color="000000"/>
              <w:bottom w:val="single" w:sz="4" w:space="0" w:color="000000"/>
            </w:tcBorders>
            <w:vAlign w:val="bottom"/>
          </w:tcPr>
          <w:p w14:paraId="798BDA2A" w14:textId="77777777" w:rsidR="00124B88" w:rsidRDefault="00124B88">
            <w:pPr>
              <w:widowControl w:val="0"/>
              <w:spacing w:after="86"/>
              <w:jc w:val="right"/>
              <w:rPr>
                <w:rFonts w:ascii="Times New Roman" w:eastAsia="Times New Roman" w:hAnsi="Times New Roman" w:cs="Times New Roman"/>
                <w:b/>
                <w:sz w:val="24"/>
                <w:szCs w:val="24"/>
              </w:rPr>
            </w:pPr>
          </w:p>
        </w:tc>
        <w:tc>
          <w:tcPr>
            <w:tcW w:w="1068" w:type="dxa"/>
            <w:tcBorders>
              <w:top w:val="single" w:sz="4" w:space="0" w:color="000000"/>
              <w:left w:val="single" w:sz="4" w:space="0" w:color="000000"/>
              <w:bottom w:val="single" w:sz="4" w:space="0" w:color="000000"/>
            </w:tcBorders>
            <w:vAlign w:val="bottom"/>
          </w:tcPr>
          <w:p w14:paraId="053D7B24" w14:textId="77777777" w:rsidR="00124B88" w:rsidRDefault="00000000">
            <w:pPr>
              <w:widowControl w:val="0"/>
              <w:spacing w:line="240" w:lineRule="auto"/>
              <w:jc w:val="right"/>
            </w:pPr>
            <w:proofErr w:type="spellStart"/>
            <w:r>
              <w:rPr>
                <w:rFonts w:ascii="Times New Roman" w:eastAsia="Times New Roman" w:hAnsi="Times New Roman" w:cs="Times New Roman"/>
                <w:b/>
                <w:i/>
                <w:sz w:val="24"/>
                <w:szCs w:val="24"/>
              </w:rPr>
              <w:t>T</w:t>
            </w:r>
            <w:r>
              <w:rPr>
                <w:rFonts w:ascii="Times New Roman" w:eastAsia="Times New Roman" w:hAnsi="Times New Roman" w:cs="Times New Roman"/>
                <w:b/>
                <w:sz w:val="24"/>
                <w:szCs w:val="24"/>
                <w:vertAlign w:val="subscript"/>
              </w:rPr>
              <w:t>g</w:t>
            </w:r>
            <w:proofErr w:type="spellEnd"/>
            <w:r>
              <w:rPr>
                <w:rFonts w:ascii="Times New Roman" w:eastAsia="Times New Roman" w:hAnsi="Times New Roman" w:cs="Times New Roman"/>
                <w:b/>
                <w:sz w:val="24"/>
                <w:szCs w:val="24"/>
              </w:rPr>
              <w:t xml:space="preserve"> (K)</w:t>
            </w:r>
          </w:p>
        </w:tc>
        <w:tc>
          <w:tcPr>
            <w:tcW w:w="1459" w:type="dxa"/>
            <w:tcBorders>
              <w:top w:val="single" w:sz="4" w:space="0" w:color="000000"/>
              <w:left w:val="single" w:sz="4" w:space="0" w:color="000000"/>
              <w:bottom w:val="single" w:sz="4" w:space="0" w:color="000000"/>
            </w:tcBorders>
            <w:vAlign w:val="bottom"/>
          </w:tcPr>
          <w:p w14:paraId="22A9CD8D" w14:textId="77777777" w:rsidR="00124B88" w:rsidRDefault="00000000">
            <w:pPr>
              <w:widowControl w:val="0"/>
              <w:spacing w:line="240" w:lineRule="auto"/>
              <w:jc w:val="right"/>
            </w:pPr>
            <w:r>
              <w:rPr>
                <w:rFonts w:ascii="Times New Roman" w:eastAsia="Times New Roman" w:hAnsi="Times New Roman" w:cs="Times New Roman"/>
                <w:b/>
                <w:sz w:val="24"/>
                <w:szCs w:val="24"/>
              </w:rPr>
              <w:t>log</w:t>
            </w:r>
            <w:r>
              <w:rPr>
                <w:rFonts w:ascii="Times New Roman" w:eastAsia="Times New Roman" w:hAnsi="Times New Roman" w:cs="Times New Roman"/>
                <w:b/>
                <w:sz w:val="24"/>
                <w:szCs w:val="24"/>
                <w:vertAlign w:val="subscript"/>
              </w:rPr>
              <w:t>10</w:t>
            </w:r>
            <w:r>
              <w:rPr>
                <w:rFonts w:ascii="Times New Roman" w:eastAsia="Times New Roman" w:hAnsi="Times New Roman" w:cs="Times New Roman"/>
                <w:b/>
                <w:sz w:val="24"/>
                <w:szCs w:val="24"/>
              </w:rPr>
              <w:t>(CTE)</w:t>
            </w:r>
          </w:p>
        </w:tc>
        <w:tc>
          <w:tcPr>
            <w:tcW w:w="736" w:type="dxa"/>
            <w:tcBorders>
              <w:top w:val="single" w:sz="4" w:space="0" w:color="000000"/>
              <w:left w:val="single" w:sz="4" w:space="0" w:color="000000"/>
              <w:bottom w:val="single" w:sz="4" w:space="0" w:color="000000"/>
              <w:right w:val="single" w:sz="4" w:space="0" w:color="000000"/>
            </w:tcBorders>
            <w:vAlign w:val="bottom"/>
          </w:tcPr>
          <w:p w14:paraId="673F59E9" w14:textId="77777777" w:rsidR="00124B88" w:rsidRDefault="00000000">
            <w:pPr>
              <w:widowControl w:val="0"/>
              <w:spacing w:line="240" w:lineRule="auto"/>
              <w:jc w:val="right"/>
            </w:pPr>
            <w:proofErr w:type="spellStart"/>
            <w:r>
              <w:rPr>
                <w:rFonts w:ascii="Times New Roman" w:eastAsia="Times New Roman" w:hAnsi="Times New Roman" w:cs="Times New Roman"/>
                <w:b/>
                <w:i/>
                <w:sz w:val="24"/>
                <w:szCs w:val="24"/>
              </w:rPr>
              <w:t>n</w:t>
            </w:r>
            <w:r>
              <w:rPr>
                <w:rFonts w:ascii="Times New Roman" w:eastAsia="Times New Roman" w:hAnsi="Times New Roman" w:cs="Times New Roman"/>
                <w:b/>
                <w:sz w:val="24"/>
                <w:szCs w:val="24"/>
                <w:vertAlign w:val="subscript"/>
              </w:rPr>
              <w:t>D</w:t>
            </w:r>
            <w:proofErr w:type="spellEnd"/>
          </w:p>
        </w:tc>
      </w:tr>
      <w:tr w:rsidR="00124B88" w14:paraId="105867FB" w14:textId="77777777">
        <w:trPr>
          <w:jc w:val="center"/>
        </w:trPr>
        <w:tc>
          <w:tcPr>
            <w:tcW w:w="1501" w:type="dxa"/>
            <w:tcBorders>
              <w:left w:val="single" w:sz="4" w:space="0" w:color="000000"/>
              <w:bottom w:val="single" w:sz="4" w:space="0" w:color="000000"/>
            </w:tcBorders>
            <w:vAlign w:val="bottom"/>
          </w:tcPr>
          <w:p w14:paraId="51482198" w14:textId="77777777" w:rsidR="00124B88" w:rsidRDefault="00000000">
            <w:pPr>
              <w:widowControl w:val="0"/>
              <w:jc w:val="right"/>
            </w:pPr>
            <w:r>
              <w:rPr>
                <w:rFonts w:ascii="Times New Roman" w:eastAsia="Times New Roman" w:hAnsi="Times New Roman" w:cs="Times New Roman"/>
                <w:b/>
                <w:sz w:val="24"/>
                <w:szCs w:val="24"/>
              </w:rPr>
              <w:t>Count</w:t>
            </w:r>
          </w:p>
        </w:tc>
        <w:tc>
          <w:tcPr>
            <w:tcW w:w="1068" w:type="dxa"/>
            <w:tcBorders>
              <w:left w:val="single" w:sz="4" w:space="0" w:color="000000"/>
              <w:bottom w:val="single" w:sz="4" w:space="0" w:color="000000"/>
            </w:tcBorders>
            <w:vAlign w:val="bottom"/>
          </w:tcPr>
          <w:p w14:paraId="573DA925" w14:textId="77777777" w:rsidR="00124B88" w:rsidRDefault="00000000">
            <w:pPr>
              <w:widowControl w:val="0"/>
              <w:jc w:val="right"/>
            </w:pPr>
            <w:r>
              <w:rPr>
                <w:rFonts w:ascii="Times New Roman" w:eastAsia="Times New Roman" w:hAnsi="Times New Roman" w:cs="Times New Roman"/>
                <w:sz w:val="28"/>
                <w:szCs w:val="28"/>
              </w:rPr>
              <w:t>7,620</w:t>
            </w:r>
          </w:p>
        </w:tc>
        <w:tc>
          <w:tcPr>
            <w:tcW w:w="1459" w:type="dxa"/>
            <w:tcBorders>
              <w:left w:val="single" w:sz="4" w:space="0" w:color="000000"/>
              <w:bottom w:val="single" w:sz="4" w:space="0" w:color="000000"/>
            </w:tcBorders>
            <w:vAlign w:val="bottom"/>
          </w:tcPr>
          <w:p w14:paraId="738EE3FA" w14:textId="77777777" w:rsidR="00124B88" w:rsidRDefault="00000000">
            <w:pPr>
              <w:widowControl w:val="0"/>
              <w:jc w:val="right"/>
            </w:pPr>
            <w:r>
              <w:rPr>
                <w:rFonts w:ascii="Times New Roman" w:eastAsia="Times New Roman" w:hAnsi="Times New Roman" w:cs="Times New Roman"/>
                <w:sz w:val="28"/>
                <w:szCs w:val="28"/>
              </w:rPr>
              <w:t>942</w:t>
            </w:r>
          </w:p>
        </w:tc>
        <w:tc>
          <w:tcPr>
            <w:tcW w:w="736" w:type="dxa"/>
            <w:tcBorders>
              <w:left w:val="single" w:sz="4" w:space="0" w:color="000000"/>
              <w:bottom w:val="single" w:sz="4" w:space="0" w:color="000000"/>
              <w:right w:val="single" w:sz="4" w:space="0" w:color="000000"/>
            </w:tcBorders>
            <w:vAlign w:val="bottom"/>
          </w:tcPr>
          <w:p w14:paraId="4BCCF178" w14:textId="77777777" w:rsidR="00124B88" w:rsidRDefault="00000000">
            <w:pPr>
              <w:widowControl w:val="0"/>
              <w:jc w:val="right"/>
            </w:pPr>
            <w:r>
              <w:rPr>
                <w:rFonts w:ascii="Times New Roman" w:eastAsia="Times New Roman" w:hAnsi="Times New Roman" w:cs="Times New Roman"/>
                <w:sz w:val="28"/>
                <w:szCs w:val="28"/>
              </w:rPr>
              <w:t>456</w:t>
            </w:r>
          </w:p>
        </w:tc>
      </w:tr>
      <w:tr w:rsidR="00124B88" w14:paraId="6B79F0EA" w14:textId="77777777">
        <w:trPr>
          <w:jc w:val="center"/>
        </w:trPr>
        <w:tc>
          <w:tcPr>
            <w:tcW w:w="1501" w:type="dxa"/>
            <w:tcBorders>
              <w:left w:val="single" w:sz="4" w:space="0" w:color="000000"/>
              <w:bottom w:val="single" w:sz="4" w:space="0" w:color="000000"/>
            </w:tcBorders>
            <w:vAlign w:val="bottom"/>
          </w:tcPr>
          <w:p w14:paraId="2A99C46D" w14:textId="77777777" w:rsidR="00124B88" w:rsidRDefault="00000000">
            <w:pPr>
              <w:widowControl w:val="0"/>
              <w:jc w:val="right"/>
            </w:pPr>
            <w:r>
              <w:rPr>
                <w:rFonts w:ascii="Times New Roman" w:eastAsia="Times New Roman" w:hAnsi="Times New Roman" w:cs="Times New Roman"/>
                <w:b/>
                <w:sz w:val="24"/>
                <w:szCs w:val="24"/>
              </w:rPr>
              <w:t>Mean</w:t>
            </w:r>
          </w:p>
        </w:tc>
        <w:tc>
          <w:tcPr>
            <w:tcW w:w="1068" w:type="dxa"/>
            <w:tcBorders>
              <w:left w:val="single" w:sz="4" w:space="0" w:color="000000"/>
              <w:bottom w:val="single" w:sz="4" w:space="0" w:color="000000"/>
            </w:tcBorders>
            <w:vAlign w:val="bottom"/>
          </w:tcPr>
          <w:p w14:paraId="681164EF" w14:textId="77777777" w:rsidR="00124B88" w:rsidRDefault="00000000">
            <w:pPr>
              <w:widowControl w:val="0"/>
              <w:jc w:val="right"/>
            </w:pPr>
            <w:r>
              <w:rPr>
                <w:rFonts w:ascii="Times New Roman" w:eastAsia="Times New Roman" w:hAnsi="Times New Roman" w:cs="Times New Roman"/>
                <w:sz w:val="28"/>
                <w:szCs w:val="28"/>
              </w:rPr>
              <w:t>476.4</w:t>
            </w:r>
          </w:p>
        </w:tc>
        <w:tc>
          <w:tcPr>
            <w:tcW w:w="1459" w:type="dxa"/>
            <w:tcBorders>
              <w:left w:val="single" w:sz="4" w:space="0" w:color="000000"/>
              <w:bottom w:val="single" w:sz="4" w:space="0" w:color="000000"/>
            </w:tcBorders>
            <w:vAlign w:val="bottom"/>
          </w:tcPr>
          <w:p w14:paraId="7E5A0EC5" w14:textId="77777777" w:rsidR="00124B88" w:rsidRDefault="00000000">
            <w:pPr>
              <w:widowControl w:val="0"/>
              <w:jc w:val="right"/>
            </w:pPr>
            <w:sdt>
              <w:sdtPr>
                <w:id w:val="1847659371"/>
              </w:sdtPr>
              <w:sdtContent>
                <w:r>
                  <w:t>−4.69</w:t>
                </w:r>
              </w:sdtContent>
            </w:sdt>
          </w:p>
        </w:tc>
        <w:tc>
          <w:tcPr>
            <w:tcW w:w="736" w:type="dxa"/>
            <w:tcBorders>
              <w:left w:val="single" w:sz="4" w:space="0" w:color="000000"/>
              <w:bottom w:val="single" w:sz="4" w:space="0" w:color="000000"/>
              <w:right w:val="single" w:sz="4" w:space="0" w:color="000000"/>
            </w:tcBorders>
            <w:vAlign w:val="bottom"/>
          </w:tcPr>
          <w:p w14:paraId="5FF5959F" w14:textId="77777777" w:rsidR="00124B88" w:rsidRDefault="00000000">
            <w:pPr>
              <w:widowControl w:val="0"/>
              <w:jc w:val="right"/>
            </w:pPr>
            <w:r>
              <w:rPr>
                <w:rFonts w:ascii="Times New Roman" w:eastAsia="Times New Roman" w:hAnsi="Times New Roman" w:cs="Times New Roman"/>
                <w:sz w:val="28"/>
                <w:szCs w:val="28"/>
              </w:rPr>
              <w:t>2.61</w:t>
            </w:r>
          </w:p>
        </w:tc>
      </w:tr>
      <w:tr w:rsidR="00124B88" w14:paraId="5E7904B9" w14:textId="77777777">
        <w:trPr>
          <w:jc w:val="center"/>
        </w:trPr>
        <w:tc>
          <w:tcPr>
            <w:tcW w:w="1501" w:type="dxa"/>
            <w:tcBorders>
              <w:left w:val="single" w:sz="4" w:space="0" w:color="000000"/>
              <w:bottom w:val="single" w:sz="4" w:space="0" w:color="000000"/>
            </w:tcBorders>
            <w:vAlign w:val="bottom"/>
          </w:tcPr>
          <w:p w14:paraId="401C4063" w14:textId="77777777" w:rsidR="00124B88" w:rsidRDefault="00000000">
            <w:pPr>
              <w:widowControl w:val="0"/>
              <w:jc w:val="right"/>
            </w:pPr>
            <w:r>
              <w:rPr>
                <w:rFonts w:ascii="Times New Roman" w:eastAsia="Times New Roman" w:hAnsi="Times New Roman" w:cs="Times New Roman"/>
                <w:b/>
                <w:sz w:val="24"/>
                <w:szCs w:val="24"/>
              </w:rPr>
              <w:t>Std Dev</w:t>
            </w:r>
          </w:p>
        </w:tc>
        <w:tc>
          <w:tcPr>
            <w:tcW w:w="1068" w:type="dxa"/>
            <w:tcBorders>
              <w:left w:val="single" w:sz="4" w:space="0" w:color="000000"/>
              <w:bottom w:val="single" w:sz="4" w:space="0" w:color="000000"/>
            </w:tcBorders>
            <w:vAlign w:val="bottom"/>
          </w:tcPr>
          <w:p w14:paraId="16DEE7B7" w14:textId="77777777" w:rsidR="00124B88" w:rsidRDefault="00000000">
            <w:pPr>
              <w:widowControl w:val="0"/>
              <w:jc w:val="right"/>
            </w:pPr>
            <w:r>
              <w:rPr>
                <w:rFonts w:ascii="Times New Roman" w:eastAsia="Times New Roman" w:hAnsi="Times New Roman" w:cs="Times New Roman"/>
                <w:sz w:val="28"/>
                <w:szCs w:val="28"/>
              </w:rPr>
              <w:t>107.9</w:t>
            </w:r>
          </w:p>
        </w:tc>
        <w:tc>
          <w:tcPr>
            <w:tcW w:w="1459" w:type="dxa"/>
            <w:tcBorders>
              <w:left w:val="single" w:sz="4" w:space="0" w:color="000000"/>
              <w:bottom w:val="single" w:sz="4" w:space="0" w:color="000000"/>
            </w:tcBorders>
            <w:vAlign w:val="bottom"/>
          </w:tcPr>
          <w:p w14:paraId="006C117B" w14:textId="77777777" w:rsidR="00124B88" w:rsidRDefault="00000000">
            <w:pPr>
              <w:widowControl w:val="0"/>
              <w:jc w:val="right"/>
            </w:pPr>
            <w:r>
              <w:rPr>
                <w:rFonts w:ascii="Times New Roman" w:eastAsia="Times New Roman" w:hAnsi="Times New Roman" w:cs="Times New Roman"/>
                <w:sz w:val="28"/>
                <w:szCs w:val="28"/>
              </w:rPr>
              <w:t>0.20</w:t>
            </w:r>
          </w:p>
        </w:tc>
        <w:tc>
          <w:tcPr>
            <w:tcW w:w="736" w:type="dxa"/>
            <w:tcBorders>
              <w:left w:val="single" w:sz="4" w:space="0" w:color="000000"/>
              <w:bottom w:val="single" w:sz="4" w:space="0" w:color="000000"/>
              <w:right w:val="single" w:sz="4" w:space="0" w:color="000000"/>
            </w:tcBorders>
            <w:vAlign w:val="bottom"/>
          </w:tcPr>
          <w:p w14:paraId="4CE73F6D" w14:textId="77777777" w:rsidR="00124B88" w:rsidRDefault="00000000">
            <w:pPr>
              <w:widowControl w:val="0"/>
              <w:jc w:val="right"/>
            </w:pPr>
            <w:r>
              <w:rPr>
                <w:rFonts w:ascii="Times New Roman" w:eastAsia="Times New Roman" w:hAnsi="Times New Roman" w:cs="Times New Roman"/>
                <w:sz w:val="28"/>
                <w:szCs w:val="28"/>
              </w:rPr>
              <w:t>0.41</w:t>
            </w:r>
          </w:p>
        </w:tc>
      </w:tr>
      <w:tr w:rsidR="00124B88" w14:paraId="6A232A44" w14:textId="77777777">
        <w:trPr>
          <w:jc w:val="center"/>
        </w:trPr>
        <w:tc>
          <w:tcPr>
            <w:tcW w:w="1501" w:type="dxa"/>
            <w:tcBorders>
              <w:left w:val="single" w:sz="4" w:space="0" w:color="000000"/>
              <w:bottom w:val="single" w:sz="4" w:space="0" w:color="000000"/>
            </w:tcBorders>
            <w:vAlign w:val="bottom"/>
          </w:tcPr>
          <w:p w14:paraId="63B7277D" w14:textId="77777777" w:rsidR="00124B88" w:rsidRDefault="00000000">
            <w:pPr>
              <w:widowControl w:val="0"/>
              <w:jc w:val="right"/>
            </w:pPr>
            <w:r>
              <w:rPr>
                <w:rFonts w:ascii="Times New Roman" w:eastAsia="Times New Roman" w:hAnsi="Times New Roman" w:cs="Times New Roman"/>
                <w:b/>
                <w:sz w:val="24"/>
                <w:szCs w:val="24"/>
              </w:rPr>
              <w:t>Min</w:t>
            </w:r>
          </w:p>
        </w:tc>
        <w:tc>
          <w:tcPr>
            <w:tcW w:w="1068" w:type="dxa"/>
            <w:tcBorders>
              <w:left w:val="single" w:sz="4" w:space="0" w:color="000000"/>
              <w:bottom w:val="single" w:sz="4" w:space="0" w:color="000000"/>
            </w:tcBorders>
            <w:vAlign w:val="bottom"/>
          </w:tcPr>
          <w:p w14:paraId="0472D109" w14:textId="77777777" w:rsidR="00124B88" w:rsidRDefault="00000000">
            <w:pPr>
              <w:widowControl w:val="0"/>
              <w:jc w:val="right"/>
            </w:pPr>
            <w:r>
              <w:rPr>
                <w:rFonts w:ascii="Times New Roman" w:eastAsia="Times New Roman" w:hAnsi="Times New Roman" w:cs="Times New Roman"/>
                <w:sz w:val="28"/>
                <w:szCs w:val="28"/>
              </w:rPr>
              <w:t>266.2</w:t>
            </w:r>
          </w:p>
        </w:tc>
        <w:tc>
          <w:tcPr>
            <w:tcW w:w="1459" w:type="dxa"/>
            <w:tcBorders>
              <w:left w:val="single" w:sz="4" w:space="0" w:color="000000"/>
              <w:bottom w:val="single" w:sz="4" w:space="0" w:color="000000"/>
            </w:tcBorders>
            <w:vAlign w:val="bottom"/>
          </w:tcPr>
          <w:p w14:paraId="43CA0BF4" w14:textId="77777777" w:rsidR="00124B88" w:rsidRDefault="00000000">
            <w:pPr>
              <w:widowControl w:val="0"/>
              <w:jc w:val="right"/>
            </w:pPr>
            <w:sdt>
              <w:sdtPr>
                <w:id w:val="723666095"/>
              </w:sdtPr>
              <w:sdtContent>
                <w:r>
                  <w:t>−5.17</w:t>
                </w:r>
              </w:sdtContent>
            </w:sdt>
          </w:p>
        </w:tc>
        <w:tc>
          <w:tcPr>
            <w:tcW w:w="736" w:type="dxa"/>
            <w:tcBorders>
              <w:left w:val="single" w:sz="4" w:space="0" w:color="000000"/>
              <w:bottom w:val="single" w:sz="4" w:space="0" w:color="000000"/>
              <w:right w:val="single" w:sz="4" w:space="0" w:color="000000"/>
            </w:tcBorders>
            <w:vAlign w:val="bottom"/>
          </w:tcPr>
          <w:p w14:paraId="393966A2" w14:textId="77777777" w:rsidR="00124B88" w:rsidRDefault="00000000">
            <w:pPr>
              <w:widowControl w:val="0"/>
              <w:jc w:val="right"/>
            </w:pPr>
            <w:r>
              <w:rPr>
                <w:rFonts w:ascii="Times New Roman" w:eastAsia="Times New Roman" w:hAnsi="Times New Roman" w:cs="Times New Roman"/>
                <w:sz w:val="28"/>
                <w:szCs w:val="28"/>
              </w:rPr>
              <w:t>1.97</w:t>
            </w:r>
          </w:p>
        </w:tc>
      </w:tr>
      <w:tr w:rsidR="00124B88" w14:paraId="73F4BF63" w14:textId="77777777">
        <w:trPr>
          <w:jc w:val="center"/>
        </w:trPr>
        <w:tc>
          <w:tcPr>
            <w:tcW w:w="1501" w:type="dxa"/>
            <w:tcBorders>
              <w:left w:val="single" w:sz="4" w:space="0" w:color="000000"/>
              <w:bottom w:val="single" w:sz="4" w:space="0" w:color="000000"/>
            </w:tcBorders>
            <w:vAlign w:val="bottom"/>
          </w:tcPr>
          <w:p w14:paraId="6219759A" w14:textId="77777777" w:rsidR="00124B88" w:rsidRDefault="00000000">
            <w:pPr>
              <w:widowControl w:val="0"/>
              <w:jc w:val="right"/>
            </w:pPr>
            <w:r>
              <w:rPr>
                <w:rFonts w:ascii="Times New Roman" w:eastAsia="Times New Roman" w:hAnsi="Times New Roman" w:cs="Times New Roman"/>
                <w:b/>
                <w:sz w:val="24"/>
                <w:szCs w:val="24"/>
              </w:rPr>
              <w:t>50%</w:t>
            </w:r>
          </w:p>
        </w:tc>
        <w:tc>
          <w:tcPr>
            <w:tcW w:w="1068" w:type="dxa"/>
            <w:tcBorders>
              <w:left w:val="single" w:sz="4" w:space="0" w:color="000000"/>
              <w:bottom w:val="single" w:sz="4" w:space="0" w:color="000000"/>
            </w:tcBorders>
            <w:vAlign w:val="bottom"/>
          </w:tcPr>
          <w:p w14:paraId="05C17B4D" w14:textId="77777777" w:rsidR="00124B88" w:rsidRDefault="00000000">
            <w:pPr>
              <w:widowControl w:val="0"/>
              <w:jc w:val="right"/>
            </w:pPr>
            <w:r>
              <w:rPr>
                <w:rFonts w:ascii="Times New Roman" w:eastAsia="Times New Roman" w:hAnsi="Times New Roman" w:cs="Times New Roman"/>
                <w:sz w:val="28"/>
                <w:szCs w:val="28"/>
              </w:rPr>
              <w:t>453.2</w:t>
            </w:r>
          </w:p>
        </w:tc>
        <w:tc>
          <w:tcPr>
            <w:tcW w:w="1459" w:type="dxa"/>
            <w:tcBorders>
              <w:left w:val="single" w:sz="4" w:space="0" w:color="000000"/>
              <w:bottom w:val="single" w:sz="4" w:space="0" w:color="000000"/>
            </w:tcBorders>
            <w:vAlign w:val="bottom"/>
          </w:tcPr>
          <w:p w14:paraId="6AA3F117" w14:textId="77777777" w:rsidR="00124B88" w:rsidRDefault="00000000">
            <w:pPr>
              <w:widowControl w:val="0"/>
              <w:jc w:val="right"/>
            </w:pPr>
            <w:sdt>
              <w:sdtPr>
                <w:id w:val="193101181"/>
              </w:sdtPr>
              <w:sdtContent>
                <w:r>
                  <w:t>−4.73</w:t>
                </w:r>
              </w:sdtContent>
            </w:sdt>
          </w:p>
        </w:tc>
        <w:tc>
          <w:tcPr>
            <w:tcW w:w="736" w:type="dxa"/>
            <w:tcBorders>
              <w:left w:val="single" w:sz="4" w:space="0" w:color="000000"/>
              <w:bottom w:val="single" w:sz="4" w:space="0" w:color="000000"/>
              <w:right w:val="single" w:sz="4" w:space="0" w:color="000000"/>
            </w:tcBorders>
            <w:vAlign w:val="bottom"/>
          </w:tcPr>
          <w:p w14:paraId="2E65016F" w14:textId="77777777" w:rsidR="00124B88" w:rsidRDefault="00000000">
            <w:pPr>
              <w:widowControl w:val="0"/>
              <w:jc w:val="right"/>
            </w:pPr>
            <w:r>
              <w:rPr>
                <w:rFonts w:ascii="Times New Roman" w:eastAsia="Times New Roman" w:hAnsi="Times New Roman" w:cs="Times New Roman"/>
                <w:sz w:val="28"/>
                <w:szCs w:val="28"/>
              </w:rPr>
              <w:t>2.50</w:t>
            </w:r>
          </w:p>
        </w:tc>
      </w:tr>
      <w:tr w:rsidR="00124B88" w14:paraId="083E917B" w14:textId="77777777">
        <w:trPr>
          <w:jc w:val="center"/>
        </w:trPr>
        <w:tc>
          <w:tcPr>
            <w:tcW w:w="1501" w:type="dxa"/>
            <w:tcBorders>
              <w:left w:val="single" w:sz="4" w:space="0" w:color="000000"/>
              <w:bottom w:val="single" w:sz="4" w:space="0" w:color="000000"/>
            </w:tcBorders>
            <w:vAlign w:val="bottom"/>
          </w:tcPr>
          <w:p w14:paraId="0F5F1E6C" w14:textId="77777777" w:rsidR="00124B88" w:rsidRDefault="00000000">
            <w:pPr>
              <w:widowControl w:val="0"/>
              <w:jc w:val="right"/>
            </w:pPr>
            <w:r>
              <w:rPr>
                <w:rFonts w:ascii="Times New Roman" w:eastAsia="Times New Roman" w:hAnsi="Times New Roman" w:cs="Times New Roman"/>
                <w:b/>
                <w:sz w:val="24"/>
                <w:szCs w:val="24"/>
              </w:rPr>
              <w:t>Max</w:t>
            </w:r>
          </w:p>
        </w:tc>
        <w:tc>
          <w:tcPr>
            <w:tcW w:w="1068" w:type="dxa"/>
            <w:tcBorders>
              <w:left w:val="single" w:sz="4" w:space="0" w:color="000000"/>
              <w:bottom w:val="single" w:sz="4" w:space="0" w:color="000000"/>
            </w:tcBorders>
            <w:vAlign w:val="bottom"/>
          </w:tcPr>
          <w:p w14:paraId="4F1EC69D" w14:textId="77777777" w:rsidR="00124B88" w:rsidRDefault="00000000">
            <w:pPr>
              <w:widowControl w:val="0"/>
              <w:jc w:val="right"/>
            </w:pPr>
            <w:r>
              <w:rPr>
                <w:rFonts w:ascii="Times New Roman" w:eastAsia="Times New Roman" w:hAnsi="Times New Roman" w:cs="Times New Roman"/>
                <w:sz w:val="28"/>
                <w:szCs w:val="28"/>
              </w:rPr>
              <w:t>877.2</w:t>
            </w:r>
          </w:p>
        </w:tc>
        <w:tc>
          <w:tcPr>
            <w:tcW w:w="1459" w:type="dxa"/>
            <w:tcBorders>
              <w:left w:val="single" w:sz="4" w:space="0" w:color="000000"/>
              <w:bottom w:val="single" w:sz="4" w:space="0" w:color="000000"/>
            </w:tcBorders>
            <w:vAlign w:val="bottom"/>
          </w:tcPr>
          <w:p w14:paraId="6AB64368" w14:textId="77777777" w:rsidR="00124B88" w:rsidRDefault="00000000">
            <w:pPr>
              <w:widowControl w:val="0"/>
              <w:jc w:val="right"/>
            </w:pPr>
            <w:sdt>
              <w:sdtPr>
                <w:id w:val="998591321"/>
              </w:sdtPr>
              <w:sdtContent>
                <w:r>
                  <w:t>−4.02</w:t>
                </w:r>
              </w:sdtContent>
            </w:sdt>
          </w:p>
        </w:tc>
        <w:tc>
          <w:tcPr>
            <w:tcW w:w="736" w:type="dxa"/>
            <w:tcBorders>
              <w:left w:val="single" w:sz="4" w:space="0" w:color="000000"/>
              <w:bottom w:val="single" w:sz="4" w:space="0" w:color="000000"/>
              <w:right w:val="single" w:sz="4" w:space="0" w:color="000000"/>
            </w:tcBorders>
            <w:vAlign w:val="bottom"/>
          </w:tcPr>
          <w:p w14:paraId="6D44ECD5" w14:textId="77777777" w:rsidR="00124B88" w:rsidRDefault="00000000">
            <w:pPr>
              <w:widowControl w:val="0"/>
              <w:jc w:val="right"/>
            </w:pPr>
            <w:r>
              <w:rPr>
                <w:rFonts w:ascii="Times New Roman" w:eastAsia="Times New Roman" w:hAnsi="Times New Roman" w:cs="Times New Roman"/>
                <w:sz w:val="28"/>
                <w:szCs w:val="28"/>
              </w:rPr>
              <w:t>4.34</w:t>
            </w:r>
          </w:p>
        </w:tc>
      </w:tr>
      <w:tr w:rsidR="00124B88" w14:paraId="50E04C6A" w14:textId="77777777">
        <w:trPr>
          <w:jc w:val="center"/>
        </w:trPr>
        <w:tc>
          <w:tcPr>
            <w:tcW w:w="1501" w:type="dxa"/>
            <w:tcBorders>
              <w:left w:val="single" w:sz="4" w:space="0" w:color="000000"/>
              <w:bottom w:val="single" w:sz="4" w:space="0" w:color="000000"/>
            </w:tcBorders>
            <w:vAlign w:val="bottom"/>
          </w:tcPr>
          <w:p w14:paraId="635FD6F3" w14:textId="77777777" w:rsidR="00124B88" w:rsidRDefault="00000000">
            <w:pPr>
              <w:widowControl w:val="0"/>
              <w:jc w:val="right"/>
            </w:pPr>
            <w:r>
              <w:rPr>
                <w:rFonts w:ascii="Times New Roman" w:eastAsia="Times New Roman" w:hAnsi="Times New Roman" w:cs="Times New Roman"/>
                <w:b/>
                <w:sz w:val="28"/>
                <w:szCs w:val="28"/>
              </w:rPr>
              <w:t>Skewness</w:t>
            </w:r>
          </w:p>
        </w:tc>
        <w:tc>
          <w:tcPr>
            <w:tcW w:w="1068" w:type="dxa"/>
            <w:tcBorders>
              <w:left w:val="single" w:sz="4" w:space="0" w:color="000000"/>
              <w:bottom w:val="single" w:sz="4" w:space="0" w:color="000000"/>
            </w:tcBorders>
            <w:vAlign w:val="bottom"/>
          </w:tcPr>
          <w:p w14:paraId="6EC61C1D" w14:textId="77777777" w:rsidR="00124B88" w:rsidRDefault="00000000">
            <w:pPr>
              <w:widowControl w:val="0"/>
              <w:jc w:val="right"/>
            </w:pPr>
            <w:r>
              <w:rPr>
                <w:rFonts w:ascii="Times New Roman" w:eastAsia="Times New Roman" w:hAnsi="Times New Roman" w:cs="Times New Roman"/>
                <w:sz w:val="28"/>
                <w:szCs w:val="28"/>
              </w:rPr>
              <w:t>0.78</w:t>
            </w:r>
          </w:p>
        </w:tc>
        <w:tc>
          <w:tcPr>
            <w:tcW w:w="1459" w:type="dxa"/>
            <w:tcBorders>
              <w:left w:val="single" w:sz="4" w:space="0" w:color="000000"/>
              <w:bottom w:val="single" w:sz="4" w:space="0" w:color="000000"/>
            </w:tcBorders>
            <w:vAlign w:val="bottom"/>
          </w:tcPr>
          <w:p w14:paraId="41317DB2" w14:textId="77777777" w:rsidR="00124B88" w:rsidRDefault="00000000">
            <w:pPr>
              <w:widowControl w:val="0"/>
              <w:jc w:val="right"/>
            </w:pPr>
            <w:r>
              <w:rPr>
                <w:rFonts w:ascii="Times New Roman" w:eastAsia="Times New Roman" w:hAnsi="Times New Roman" w:cs="Times New Roman"/>
                <w:sz w:val="28"/>
                <w:szCs w:val="28"/>
              </w:rPr>
              <w:t>0.62</w:t>
            </w:r>
          </w:p>
        </w:tc>
        <w:tc>
          <w:tcPr>
            <w:tcW w:w="736" w:type="dxa"/>
            <w:tcBorders>
              <w:left w:val="single" w:sz="4" w:space="0" w:color="000000"/>
              <w:bottom w:val="single" w:sz="4" w:space="0" w:color="000000"/>
              <w:right w:val="single" w:sz="4" w:space="0" w:color="000000"/>
            </w:tcBorders>
            <w:vAlign w:val="bottom"/>
          </w:tcPr>
          <w:p w14:paraId="22AFE491" w14:textId="77777777" w:rsidR="00124B88" w:rsidRDefault="00000000">
            <w:pPr>
              <w:widowControl w:val="0"/>
              <w:jc w:val="right"/>
            </w:pPr>
            <w:r>
              <w:rPr>
                <w:rFonts w:ascii="Times New Roman" w:eastAsia="Times New Roman" w:hAnsi="Times New Roman" w:cs="Times New Roman"/>
                <w:sz w:val="28"/>
                <w:szCs w:val="28"/>
              </w:rPr>
              <w:t>1.04</w:t>
            </w:r>
          </w:p>
        </w:tc>
      </w:tr>
      <w:tr w:rsidR="00124B88" w14:paraId="09C9A54C" w14:textId="77777777">
        <w:trPr>
          <w:jc w:val="center"/>
        </w:trPr>
        <w:tc>
          <w:tcPr>
            <w:tcW w:w="1501" w:type="dxa"/>
            <w:tcBorders>
              <w:left w:val="single" w:sz="4" w:space="0" w:color="000000"/>
              <w:bottom w:val="single" w:sz="4" w:space="0" w:color="000000"/>
            </w:tcBorders>
            <w:vAlign w:val="bottom"/>
          </w:tcPr>
          <w:p w14:paraId="47E0721F" w14:textId="77777777" w:rsidR="00124B88" w:rsidRDefault="00000000">
            <w:pPr>
              <w:widowControl w:val="0"/>
              <w:jc w:val="right"/>
            </w:pPr>
            <w:r>
              <w:rPr>
                <w:rFonts w:ascii="Times New Roman" w:eastAsia="Times New Roman" w:hAnsi="Times New Roman" w:cs="Times New Roman"/>
                <w:b/>
                <w:sz w:val="28"/>
                <w:szCs w:val="28"/>
              </w:rPr>
              <w:t>Kurtosis</w:t>
            </w:r>
          </w:p>
        </w:tc>
        <w:tc>
          <w:tcPr>
            <w:tcW w:w="1068" w:type="dxa"/>
            <w:tcBorders>
              <w:left w:val="single" w:sz="4" w:space="0" w:color="000000"/>
              <w:bottom w:val="single" w:sz="4" w:space="0" w:color="000000"/>
            </w:tcBorders>
            <w:vAlign w:val="bottom"/>
          </w:tcPr>
          <w:p w14:paraId="0886F385" w14:textId="77777777" w:rsidR="00124B88" w:rsidRDefault="00000000">
            <w:pPr>
              <w:widowControl w:val="0"/>
              <w:jc w:val="right"/>
            </w:pPr>
            <w:r>
              <w:rPr>
                <w:rFonts w:ascii="Times New Roman" w:eastAsia="Times New Roman" w:hAnsi="Times New Roman" w:cs="Times New Roman"/>
                <w:sz w:val="28"/>
                <w:szCs w:val="28"/>
              </w:rPr>
              <w:t>0.35</w:t>
            </w:r>
          </w:p>
        </w:tc>
        <w:tc>
          <w:tcPr>
            <w:tcW w:w="1459" w:type="dxa"/>
            <w:tcBorders>
              <w:left w:val="single" w:sz="4" w:space="0" w:color="000000"/>
              <w:bottom w:val="single" w:sz="4" w:space="0" w:color="000000"/>
            </w:tcBorders>
            <w:vAlign w:val="bottom"/>
          </w:tcPr>
          <w:p w14:paraId="3C38EA24" w14:textId="77777777" w:rsidR="00124B88" w:rsidRDefault="00000000">
            <w:pPr>
              <w:widowControl w:val="0"/>
              <w:jc w:val="right"/>
            </w:pPr>
            <w:r>
              <w:rPr>
                <w:rFonts w:ascii="Times New Roman" w:eastAsia="Times New Roman" w:hAnsi="Times New Roman" w:cs="Times New Roman"/>
                <w:sz w:val="28"/>
                <w:szCs w:val="28"/>
              </w:rPr>
              <w:t>0.01</w:t>
            </w:r>
          </w:p>
        </w:tc>
        <w:tc>
          <w:tcPr>
            <w:tcW w:w="736" w:type="dxa"/>
            <w:tcBorders>
              <w:left w:val="single" w:sz="4" w:space="0" w:color="000000"/>
              <w:bottom w:val="single" w:sz="4" w:space="0" w:color="000000"/>
              <w:right w:val="single" w:sz="4" w:space="0" w:color="000000"/>
            </w:tcBorders>
            <w:vAlign w:val="bottom"/>
          </w:tcPr>
          <w:p w14:paraId="6E7B4316" w14:textId="77777777" w:rsidR="00124B88" w:rsidRDefault="00000000">
            <w:pPr>
              <w:widowControl w:val="0"/>
              <w:jc w:val="right"/>
            </w:pPr>
            <w:r>
              <w:rPr>
                <w:rFonts w:ascii="Times New Roman" w:eastAsia="Times New Roman" w:hAnsi="Times New Roman" w:cs="Times New Roman"/>
                <w:sz w:val="28"/>
                <w:szCs w:val="28"/>
              </w:rPr>
              <w:t>0.91</w:t>
            </w:r>
          </w:p>
        </w:tc>
      </w:tr>
    </w:tbl>
    <w:p w14:paraId="17D7034B" w14:textId="77777777" w:rsidR="00124B88" w:rsidRDefault="00124B88">
      <w:pPr>
        <w:spacing w:line="240" w:lineRule="auto"/>
        <w:jc w:val="both"/>
        <w:rPr>
          <w:rFonts w:ascii="Times New Roman" w:eastAsia="Times New Roman" w:hAnsi="Times New Roman" w:cs="Times New Roman"/>
          <w:sz w:val="32"/>
          <w:szCs w:val="32"/>
        </w:rPr>
      </w:pPr>
    </w:p>
    <w:p w14:paraId="2EA60DF1" w14:textId="77777777" w:rsidR="00124B88" w:rsidRDefault="00000000">
      <w:pPr>
        <w:spacing w:after="140" w:line="480" w:lineRule="auto"/>
        <w:ind w:firstLine="288"/>
        <w:jc w:val="both"/>
      </w:pPr>
      <w:r>
        <w:t xml:space="preserve">Figure 1 shows the histogram of the number of chemical elements in the glasses for each property, which varies from 1 to 6. These relatively “simple” compositions contrast with those of the widely studied oxide glasses, for which multi-component glasses with more than 20 elements are reported. Hopefully, this work could guide researchers in formulating novel multi-component chalcogenide glasses, as discussed further in this communication. Similarly, Fig. 2 shows the histogram for the property values, for which the minimum and maximum values can be found in Table 1. All studied properties have an asymmetric distribution, which is evidenced by the non-zero value for their skewness (Table 1). </w:t>
      </w:r>
    </w:p>
    <w:p w14:paraId="3371AB25" w14:textId="77777777" w:rsidR="00124B88" w:rsidRDefault="00000000">
      <w:pPr>
        <w:spacing w:after="200"/>
        <w:jc w:val="center"/>
      </w:pPr>
      <w:r>
        <w:rPr>
          <w:noProof/>
        </w:rPr>
        <w:lastRenderedPageBreak/>
        <w:drawing>
          <wp:inline distT="0" distB="0" distL="0" distR="0" wp14:anchorId="30691A6D" wp14:editId="4B27A4A9">
            <wp:extent cx="3747135" cy="4140200"/>
            <wp:effectExtent l="0" t="0" r="0" b="0"/>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png"/>
                    <pic:cNvPicPr>
                      <a:picLocks noChangeAspect="1" noChangeArrowheads="1"/>
                    </pic:cNvPicPr>
                  </pic:nvPicPr>
                  <pic:blipFill>
                    <a:blip r:embed="rId11"/>
                    <a:stretch>
                      <a:fillRect/>
                    </a:stretch>
                  </pic:blipFill>
                  <pic:spPr bwMode="auto">
                    <a:xfrm>
                      <a:off x="0" y="0"/>
                      <a:ext cx="3747135" cy="4140200"/>
                    </a:xfrm>
                    <a:prstGeom prst="rect">
                      <a:avLst/>
                    </a:prstGeom>
                  </pic:spPr>
                </pic:pic>
              </a:graphicData>
            </a:graphic>
          </wp:inline>
        </w:drawing>
      </w:r>
    </w:p>
    <w:p w14:paraId="2ABF870E" w14:textId="77777777" w:rsidR="00124B88" w:rsidRDefault="00000000">
      <w:pPr>
        <w:spacing w:line="240" w:lineRule="auto"/>
        <w:jc w:val="both"/>
      </w:pPr>
      <w:r>
        <w:rPr>
          <w:b/>
        </w:rPr>
        <w:t>Figure 1</w:t>
      </w:r>
      <w:r>
        <w:t xml:space="preserve">. Frequency versus the number of chemical elements in each composition for three properties of chalcogenide glasses. </w:t>
      </w:r>
      <w:r>
        <w:br w:type="page"/>
      </w:r>
    </w:p>
    <w:p w14:paraId="10ACEB0C" w14:textId="77777777" w:rsidR="00124B88" w:rsidRDefault="00000000">
      <w:pPr>
        <w:spacing w:line="240" w:lineRule="auto"/>
        <w:jc w:val="center"/>
      </w:pPr>
      <w:r>
        <w:rPr>
          <w:noProof/>
        </w:rPr>
        <w:lastRenderedPageBreak/>
        <w:drawing>
          <wp:inline distT="0" distB="0" distL="0" distR="0" wp14:anchorId="4AE4B1CC" wp14:editId="4285C71C">
            <wp:extent cx="3747135" cy="4140200"/>
            <wp:effectExtent l="0" t="0" r="0" b="0"/>
            <wp:docPr id="2"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pic:cNvPicPr>
                      <a:picLocks noChangeAspect="1" noChangeArrowheads="1"/>
                    </pic:cNvPicPr>
                  </pic:nvPicPr>
                  <pic:blipFill>
                    <a:blip r:embed="rId12"/>
                    <a:stretch>
                      <a:fillRect/>
                    </a:stretch>
                  </pic:blipFill>
                  <pic:spPr bwMode="auto">
                    <a:xfrm>
                      <a:off x="0" y="0"/>
                      <a:ext cx="3747135" cy="4140200"/>
                    </a:xfrm>
                    <a:prstGeom prst="rect">
                      <a:avLst/>
                    </a:prstGeom>
                  </pic:spPr>
                </pic:pic>
              </a:graphicData>
            </a:graphic>
          </wp:inline>
        </w:drawing>
      </w:r>
    </w:p>
    <w:p w14:paraId="54C1DF5C" w14:textId="77777777" w:rsidR="00124B88" w:rsidRDefault="00000000">
      <w:pPr>
        <w:spacing w:line="240" w:lineRule="auto"/>
        <w:jc w:val="both"/>
      </w:pPr>
      <w:r>
        <w:rPr>
          <w:b/>
        </w:rPr>
        <w:t>Figure 2</w:t>
      </w:r>
      <w:r>
        <w:t xml:space="preserve">. Frequency versus value for three properties of chalcogenide glasses. </w:t>
      </w:r>
    </w:p>
    <w:p w14:paraId="2CA2A883" w14:textId="77777777" w:rsidR="00124B88" w:rsidRDefault="00124B88">
      <w:pPr>
        <w:pStyle w:val="Ttulo2"/>
      </w:pPr>
    </w:p>
    <w:p w14:paraId="77276621" w14:textId="77777777" w:rsidR="00124B88" w:rsidRDefault="00000000">
      <w:pPr>
        <w:pStyle w:val="Ttulo2"/>
      </w:pPr>
      <w:r>
        <w:t>Predictive performance measures</w:t>
      </w:r>
    </w:p>
    <w:p w14:paraId="3D85F733" w14:textId="77777777" w:rsidR="00124B88" w:rsidRDefault="00000000">
      <w:pPr>
        <w:spacing w:after="140" w:line="480" w:lineRule="auto"/>
        <w:ind w:firstLine="288"/>
        <w:jc w:val="both"/>
      </w:pPr>
      <w:r>
        <w:t xml:space="preserve">Table 2 shows the predictive performance metrics for the three properties obtained by the RF algorithm. Additional tables, with CART, MLP, and k-NN results, can be found in the Appendix. In general, the predictive performance values obtained by RF and k-NN outperformed those obtained by CART and MLP. However, </w:t>
      </w:r>
      <w:bookmarkStart w:id="43" w:name="docs-internal-guid-41060a70-7fff-9569-04"/>
      <w:bookmarkEnd w:id="43"/>
      <w:r>
        <w:rPr>
          <w:color w:val="C9211E"/>
        </w:rPr>
        <w:t>if we compared the produced models for the chalcogenide glasses with those obtained for oxide glasses</w:t>
      </w:r>
      <w:r>
        <w:t xml:space="preserve"> </w:t>
      </w:r>
      <w:bookmarkStart w:id="44" w:name="bookmark=id.147n2zr"/>
      <w:bookmarkEnd w:id="44"/>
      <w:r>
        <w:t xml:space="preserve">[16], </w:t>
      </w:r>
      <w:bookmarkStart w:id="45" w:name="docs-internal-guid-ef35d464-7fff-358f-c4"/>
      <w:bookmarkEnd w:id="45"/>
      <w:r>
        <w:rPr>
          <w:color w:val="0E101A"/>
        </w:rPr>
        <w:t xml:space="preserve">we observed a decrease in the predictive performance. This decrease in performance is related to the lower number of training instances available for the chalcogenides compared with the instances available for oxide glasses. The number of examples (composition-property points) used in the training procedures was much larger for the oxide glasses, about 20,000 to 50,000, while for the chalcogenides, the available number was in the range of 450 to 7,500. </w:t>
      </w:r>
      <w:r>
        <w:t xml:space="preserve">As expected, </w:t>
      </w:r>
      <w:r>
        <w:lastRenderedPageBreak/>
        <w:t>the uncertainty decreased with the number of examples used in the training procedure; for instance, R</w:t>
      </w:r>
      <w:r>
        <w:rPr>
          <w:vertAlign w:val="superscript"/>
        </w:rPr>
        <w:t>2</w:t>
      </w:r>
      <w:r>
        <w:t xml:space="preserve"> is 0.87 for </w:t>
      </w:r>
      <w:proofErr w:type="spellStart"/>
      <w:r>
        <w:rPr>
          <w:i/>
        </w:rPr>
        <w:t>n</w:t>
      </w:r>
      <w:r>
        <w:rPr>
          <w:vertAlign w:val="subscript"/>
        </w:rPr>
        <w:t>D</w:t>
      </w:r>
      <w:proofErr w:type="spellEnd"/>
      <w:r>
        <w:t xml:space="preserve"> (456 examples) versus 0.93 for </w:t>
      </w:r>
      <w:proofErr w:type="spellStart"/>
      <w:r>
        <w:rPr>
          <w:i/>
        </w:rPr>
        <w:t>T</w:t>
      </w:r>
      <w:r>
        <w:rPr>
          <w:vertAlign w:val="subscript"/>
        </w:rPr>
        <w:t>g</w:t>
      </w:r>
      <w:proofErr w:type="spellEnd"/>
      <w:r>
        <w:t xml:space="preserve"> (7,620 examples).</w:t>
      </w:r>
    </w:p>
    <w:p w14:paraId="57693911" w14:textId="77777777" w:rsidR="00124B88" w:rsidRDefault="00124B88">
      <w:pPr>
        <w:spacing w:after="200"/>
        <w:jc w:val="both"/>
        <w:rPr>
          <w:rFonts w:ascii="Times New Roman" w:eastAsia="Times New Roman" w:hAnsi="Times New Roman" w:cs="Times New Roman"/>
          <w:b/>
          <w:sz w:val="28"/>
          <w:szCs w:val="28"/>
        </w:rPr>
      </w:pPr>
    </w:p>
    <w:p w14:paraId="7ABF1D56" w14:textId="77777777" w:rsidR="00124B88" w:rsidRDefault="00000000">
      <w:pPr>
        <w:spacing w:after="200"/>
        <w:jc w:val="both"/>
      </w:pPr>
      <w:r>
        <w:rPr>
          <w:b/>
        </w:rPr>
        <w:t>Table 2</w:t>
      </w:r>
      <w:r>
        <w:t>. Values of the performance metrics for the three properties obtained using the tuned RF algorithm. The up arrow indicates that the higher the metric, the better; the down arrow indicates the opposite.</w:t>
      </w:r>
    </w:p>
    <w:tbl>
      <w:tblPr>
        <w:tblW w:w="6836" w:type="dxa"/>
        <w:jc w:val="center"/>
        <w:tblLayout w:type="fixed"/>
        <w:tblLook w:val="0400" w:firstRow="0" w:lastRow="0" w:firstColumn="0" w:lastColumn="0" w:noHBand="0" w:noVBand="1"/>
      </w:tblPr>
      <w:tblGrid>
        <w:gridCol w:w="1425"/>
        <w:gridCol w:w="1862"/>
        <w:gridCol w:w="1976"/>
        <w:gridCol w:w="1573"/>
      </w:tblGrid>
      <w:tr w:rsidR="00124B88" w14:paraId="00855204" w14:textId="77777777">
        <w:trPr>
          <w:jc w:val="center"/>
        </w:trPr>
        <w:tc>
          <w:tcPr>
            <w:tcW w:w="1425" w:type="dxa"/>
            <w:tcBorders>
              <w:top w:val="single" w:sz="4" w:space="0" w:color="000000"/>
              <w:left w:val="single" w:sz="4" w:space="0" w:color="000000"/>
              <w:bottom w:val="single" w:sz="4" w:space="0" w:color="000000"/>
            </w:tcBorders>
          </w:tcPr>
          <w:p w14:paraId="10D5561E" w14:textId="77777777" w:rsidR="00124B88" w:rsidRDefault="00000000">
            <w:pPr>
              <w:widowControl w:val="0"/>
              <w:jc w:val="both"/>
            </w:pPr>
            <w:r>
              <w:rPr>
                <w:rFonts w:ascii="Times New Roman" w:eastAsia="Times New Roman" w:hAnsi="Times New Roman" w:cs="Times New Roman"/>
                <w:b/>
                <w:sz w:val="24"/>
                <w:szCs w:val="24"/>
              </w:rPr>
              <w:t>Metric</w:t>
            </w:r>
          </w:p>
        </w:tc>
        <w:tc>
          <w:tcPr>
            <w:tcW w:w="1862" w:type="dxa"/>
            <w:tcBorders>
              <w:top w:val="single" w:sz="4" w:space="0" w:color="000000"/>
              <w:left w:val="single" w:sz="4" w:space="0" w:color="000000"/>
              <w:bottom w:val="single" w:sz="4" w:space="0" w:color="000000"/>
            </w:tcBorders>
          </w:tcPr>
          <w:p w14:paraId="635589B3" w14:textId="77777777" w:rsidR="00124B88" w:rsidRDefault="00000000">
            <w:pPr>
              <w:widowControl w:val="0"/>
              <w:spacing w:line="240" w:lineRule="auto"/>
              <w:jc w:val="right"/>
            </w:pPr>
            <w:proofErr w:type="spellStart"/>
            <w:r>
              <w:rPr>
                <w:rFonts w:ascii="Times New Roman" w:eastAsia="Times New Roman" w:hAnsi="Times New Roman" w:cs="Times New Roman"/>
                <w:b/>
                <w:i/>
                <w:sz w:val="24"/>
                <w:szCs w:val="24"/>
              </w:rPr>
              <w:t>T</w:t>
            </w:r>
            <w:r>
              <w:rPr>
                <w:rFonts w:ascii="Times New Roman" w:eastAsia="Times New Roman" w:hAnsi="Times New Roman" w:cs="Times New Roman"/>
                <w:b/>
                <w:sz w:val="24"/>
                <w:szCs w:val="24"/>
                <w:vertAlign w:val="subscript"/>
              </w:rPr>
              <w:t>g</w:t>
            </w:r>
            <w:proofErr w:type="spellEnd"/>
            <w:r>
              <w:rPr>
                <w:rFonts w:ascii="Times New Roman" w:eastAsia="Times New Roman" w:hAnsi="Times New Roman" w:cs="Times New Roman"/>
                <w:b/>
                <w:sz w:val="24"/>
                <w:szCs w:val="24"/>
              </w:rPr>
              <w:t xml:space="preserve"> (K)</w:t>
            </w:r>
          </w:p>
        </w:tc>
        <w:tc>
          <w:tcPr>
            <w:tcW w:w="1976" w:type="dxa"/>
            <w:tcBorders>
              <w:top w:val="single" w:sz="4" w:space="0" w:color="000000"/>
              <w:left w:val="single" w:sz="4" w:space="0" w:color="000000"/>
              <w:bottom w:val="single" w:sz="4" w:space="0" w:color="000000"/>
            </w:tcBorders>
          </w:tcPr>
          <w:p w14:paraId="639078D5" w14:textId="77777777" w:rsidR="00124B88" w:rsidRDefault="00000000">
            <w:pPr>
              <w:widowControl w:val="0"/>
              <w:spacing w:line="240" w:lineRule="auto"/>
              <w:jc w:val="right"/>
            </w:pPr>
            <w:r>
              <w:rPr>
                <w:rFonts w:ascii="Times New Roman" w:eastAsia="Times New Roman" w:hAnsi="Times New Roman" w:cs="Times New Roman"/>
                <w:b/>
                <w:sz w:val="24"/>
                <w:szCs w:val="24"/>
              </w:rPr>
              <w:t>log</w:t>
            </w:r>
            <w:r>
              <w:rPr>
                <w:rFonts w:ascii="Times New Roman" w:eastAsia="Times New Roman" w:hAnsi="Times New Roman" w:cs="Times New Roman"/>
                <w:b/>
                <w:sz w:val="24"/>
                <w:szCs w:val="24"/>
                <w:vertAlign w:val="subscript"/>
              </w:rPr>
              <w:t>10</w:t>
            </w:r>
            <w:r>
              <w:rPr>
                <w:rFonts w:ascii="Times New Roman" w:eastAsia="Times New Roman" w:hAnsi="Times New Roman" w:cs="Times New Roman"/>
                <w:b/>
                <w:sz w:val="24"/>
                <w:szCs w:val="24"/>
              </w:rPr>
              <w:t>(CTE)</w:t>
            </w:r>
          </w:p>
        </w:tc>
        <w:tc>
          <w:tcPr>
            <w:tcW w:w="1573" w:type="dxa"/>
            <w:tcBorders>
              <w:top w:val="single" w:sz="4" w:space="0" w:color="000000"/>
              <w:left w:val="single" w:sz="4" w:space="0" w:color="000000"/>
              <w:bottom w:val="single" w:sz="4" w:space="0" w:color="000000"/>
              <w:right w:val="single" w:sz="4" w:space="0" w:color="000000"/>
            </w:tcBorders>
          </w:tcPr>
          <w:p w14:paraId="3878774B" w14:textId="77777777" w:rsidR="00124B88" w:rsidRDefault="00000000">
            <w:pPr>
              <w:widowControl w:val="0"/>
              <w:spacing w:line="240" w:lineRule="auto"/>
              <w:jc w:val="right"/>
            </w:pPr>
            <w:proofErr w:type="spellStart"/>
            <w:r>
              <w:rPr>
                <w:rFonts w:ascii="Times New Roman" w:eastAsia="Times New Roman" w:hAnsi="Times New Roman" w:cs="Times New Roman"/>
                <w:b/>
                <w:i/>
                <w:sz w:val="24"/>
                <w:szCs w:val="24"/>
              </w:rPr>
              <w:t>n</w:t>
            </w:r>
            <w:r>
              <w:rPr>
                <w:rFonts w:ascii="Times New Roman" w:eastAsia="Times New Roman" w:hAnsi="Times New Roman" w:cs="Times New Roman"/>
                <w:b/>
                <w:sz w:val="24"/>
                <w:szCs w:val="24"/>
                <w:vertAlign w:val="subscript"/>
              </w:rPr>
              <w:t>D</w:t>
            </w:r>
            <w:proofErr w:type="spellEnd"/>
          </w:p>
        </w:tc>
      </w:tr>
      <w:tr w:rsidR="00124B88" w14:paraId="78D8C69D" w14:textId="77777777">
        <w:trPr>
          <w:jc w:val="center"/>
        </w:trPr>
        <w:tc>
          <w:tcPr>
            <w:tcW w:w="1425" w:type="dxa"/>
            <w:tcBorders>
              <w:left w:val="single" w:sz="4" w:space="0" w:color="000000"/>
              <w:bottom w:val="single" w:sz="4" w:space="0" w:color="000000"/>
            </w:tcBorders>
          </w:tcPr>
          <w:p w14:paraId="15A807CC" w14:textId="77777777" w:rsidR="00124B88" w:rsidRDefault="00000000">
            <w:pPr>
              <w:widowControl w:val="0"/>
              <w:jc w:val="both"/>
            </w:pPr>
            <w:sdt>
              <w:sdtPr>
                <w:id w:val="582762546"/>
              </w:sdtPr>
              <w:sdtContent>
                <w:r>
                  <w:t>RD (↓)</w:t>
                </w:r>
              </w:sdtContent>
            </w:sdt>
          </w:p>
        </w:tc>
        <w:tc>
          <w:tcPr>
            <w:tcW w:w="1862" w:type="dxa"/>
            <w:tcBorders>
              <w:left w:val="single" w:sz="4" w:space="0" w:color="000000"/>
              <w:bottom w:val="single" w:sz="4" w:space="0" w:color="000000"/>
            </w:tcBorders>
          </w:tcPr>
          <w:p w14:paraId="6A3FD441" w14:textId="77777777" w:rsidR="00124B88" w:rsidRDefault="00000000">
            <w:pPr>
              <w:widowControl w:val="0"/>
              <w:jc w:val="right"/>
            </w:pPr>
            <w:r>
              <w:rPr>
                <w:rFonts w:ascii="Times New Roman" w:eastAsia="Times New Roman" w:hAnsi="Times New Roman" w:cs="Times New Roman"/>
                <w:sz w:val="24"/>
                <w:szCs w:val="24"/>
              </w:rPr>
              <w:t>3.4 ± 0.1</w:t>
            </w:r>
          </w:p>
        </w:tc>
        <w:tc>
          <w:tcPr>
            <w:tcW w:w="1976" w:type="dxa"/>
            <w:tcBorders>
              <w:left w:val="single" w:sz="4" w:space="0" w:color="000000"/>
              <w:bottom w:val="single" w:sz="4" w:space="0" w:color="000000"/>
            </w:tcBorders>
          </w:tcPr>
          <w:p w14:paraId="2DBEC154" w14:textId="77777777" w:rsidR="00124B88" w:rsidRDefault="00000000">
            <w:pPr>
              <w:widowControl w:val="0"/>
              <w:jc w:val="right"/>
            </w:pPr>
            <w:r>
              <w:rPr>
                <w:rFonts w:ascii="Times New Roman" w:eastAsia="Times New Roman" w:hAnsi="Times New Roman" w:cs="Times New Roman"/>
                <w:sz w:val="24"/>
                <w:szCs w:val="24"/>
              </w:rPr>
              <w:t>1.2 ± 0.2</w:t>
            </w:r>
          </w:p>
        </w:tc>
        <w:tc>
          <w:tcPr>
            <w:tcW w:w="1573" w:type="dxa"/>
            <w:tcBorders>
              <w:left w:val="single" w:sz="4" w:space="0" w:color="000000"/>
              <w:bottom w:val="single" w:sz="4" w:space="0" w:color="000000"/>
              <w:right w:val="single" w:sz="4" w:space="0" w:color="000000"/>
            </w:tcBorders>
          </w:tcPr>
          <w:p w14:paraId="0A0B917B" w14:textId="77777777" w:rsidR="00124B88" w:rsidRDefault="00000000">
            <w:pPr>
              <w:widowControl w:val="0"/>
              <w:jc w:val="right"/>
            </w:pPr>
            <w:r>
              <w:rPr>
                <w:rFonts w:ascii="Times New Roman" w:eastAsia="Times New Roman" w:hAnsi="Times New Roman" w:cs="Times New Roman"/>
                <w:sz w:val="24"/>
                <w:szCs w:val="24"/>
              </w:rPr>
              <w:t>3.4 ± 0.7</w:t>
            </w:r>
          </w:p>
        </w:tc>
      </w:tr>
      <w:tr w:rsidR="00124B88" w14:paraId="6F8A0EA0" w14:textId="77777777">
        <w:trPr>
          <w:jc w:val="center"/>
        </w:trPr>
        <w:tc>
          <w:tcPr>
            <w:tcW w:w="1425" w:type="dxa"/>
            <w:tcBorders>
              <w:left w:val="single" w:sz="4" w:space="0" w:color="000000"/>
              <w:bottom w:val="single" w:sz="4" w:space="0" w:color="000000"/>
            </w:tcBorders>
          </w:tcPr>
          <w:p w14:paraId="2F487850" w14:textId="77777777" w:rsidR="00124B88" w:rsidRDefault="00000000">
            <w:pPr>
              <w:widowControl w:val="0"/>
              <w:jc w:val="both"/>
            </w:pPr>
            <w:sdt>
              <w:sdtPr>
                <w:id w:val="1463049346"/>
              </w:sdtPr>
              <w:sdtContent>
                <w:r>
                  <w:t>R2 (↑)</w:t>
                </w:r>
              </w:sdtContent>
            </w:sdt>
          </w:p>
        </w:tc>
        <w:tc>
          <w:tcPr>
            <w:tcW w:w="1862" w:type="dxa"/>
            <w:tcBorders>
              <w:left w:val="single" w:sz="4" w:space="0" w:color="000000"/>
              <w:bottom w:val="single" w:sz="4" w:space="0" w:color="000000"/>
            </w:tcBorders>
          </w:tcPr>
          <w:p w14:paraId="0A3C5189" w14:textId="77777777" w:rsidR="00124B88" w:rsidRDefault="00000000">
            <w:pPr>
              <w:widowControl w:val="0"/>
              <w:jc w:val="right"/>
            </w:pPr>
            <w:r>
              <w:rPr>
                <w:rFonts w:ascii="Times New Roman" w:eastAsia="Times New Roman" w:hAnsi="Times New Roman" w:cs="Times New Roman"/>
                <w:sz w:val="24"/>
                <w:szCs w:val="24"/>
              </w:rPr>
              <w:t>0.93 ± 0.01</w:t>
            </w:r>
          </w:p>
        </w:tc>
        <w:tc>
          <w:tcPr>
            <w:tcW w:w="1976" w:type="dxa"/>
            <w:tcBorders>
              <w:left w:val="single" w:sz="4" w:space="0" w:color="000000"/>
              <w:bottom w:val="single" w:sz="4" w:space="0" w:color="000000"/>
            </w:tcBorders>
          </w:tcPr>
          <w:p w14:paraId="47109849" w14:textId="77777777" w:rsidR="00124B88" w:rsidRDefault="00000000">
            <w:pPr>
              <w:widowControl w:val="0"/>
              <w:jc w:val="right"/>
            </w:pPr>
            <w:r>
              <w:rPr>
                <w:rFonts w:ascii="Times New Roman" w:eastAsia="Times New Roman" w:hAnsi="Times New Roman" w:cs="Times New Roman"/>
                <w:sz w:val="24"/>
                <w:szCs w:val="24"/>
              </w:rPr>
              <w:t>0.76 ± 0.09</w:t>
            </w:r>
          </w:p>
        </w:tc>
        <w:tc>
          <w:tcPr>
            <w:tcW w:w="1573" w:type="dxa"/>
            <w:tcBorders>
              <w:left w:val="single" w:sz="4" w:space="0" w:color="000000"/>
              <w:bottom w:val="single" w:sz="4" w:space="0" w:color="000000"/>
              <w:right w:val="single" w:sz="4" w:space="0" w:color="000000"/>
            </w:tcBorders>
          </w:tcPr>
          <w:p w14:paraId="62AF061A" w14:textId="77777777" w:rsidR="00124B88" w:rsidRDefault="00000000">
            <w:pPr>
              <w:widowControl w:val="0"/>
              <w:jc w:val="right"/>
            </w:pPr>
            <w:r>
              <w:rPr>
                <w:rFonts w:ascii="Times New Roman" w:eastAsia="Times New Roman" w:hAnsi="Times New Roman" w:cs="Times New Roman"/>
                <w:sz w:val="24"/>
                <w:szCs w:val="24"/>
              </w:rPr>
              <w:t>0.87 ± 0.06</w:t>
            </w:r>
          </w:p>
        </w:tc>
      </w:tr>
      <w:tr w:rsidR="00124B88" w14:paraId="17FADB29" w14:textId="77777777">
        <w:trPr>
          <w:jc w:val="center"/>
        </w:trPr>
        <w:tc>
          <w:tcPr>
            <w:tcW w:w="1425" w:type="dxa"/>
            <w:tcBorders>
              <w:left w:val="single" w:sz="4" w:space="0" w:color="000000"/>
              <w:bottom w:val="single" w:sz="4" w:space="0" w:color="000000"/>
            </w:tcBorders>
          </w:tcPr>
          <w:p w14:paraId="1E6001A5" w14:textId="77777777" w:rsidR="00124B88" w:rsidRDefault="00000000">
            <w:pPr>
              <w:widowControl w:val="0"/>
              <w:jc w:val="both"/>
            </w:pPr>
            <w:sdt>
              <w:sdtPr>
                <w:id w:val="453256288"/>
              </w:sdtPr>
              <w:sdtContent>
                <w:r>
                  <w:t>RMSE (↓)</w:t>
                </w:r>
              </w:sdtContent>
            </w:sdt>
          </w:p>
        </w:tc>
        <w:tc>
          <w:tcPr>
            <w:tcW w:w="1862" w:type="dxa"/>
            <w:tcBorders>
              <w:left w:val="single" w:sz="4" w:space="0" w:color="000000"/>
              <w:bottom w:val="single" w:sz="4" w:space="0" w:color="000000"/>
            </w:tcBorders>
          </w:tcPr>
          <w:p w14:paraId="642BD19C" w14:textId="77777777" w:rsidR="00124B88" w:rsidRDefault="00000000">
            <w:pPr>
              <w:widowControl w:val="0"/>
              <w:jc w:val="right"/>
            </w:pPr>
            <w:r>
              <w:rPr>
                <w:rFonts w:ascii="Times New Roman" w:eastAsia="Times New Roman" w:hAnsi="Times New Roman" w:cs="Times New Roman"/>
                <w:sz w:val="24"/>
                <w:szCs w:val="24"/>
              </w:rPr>
              <w:t>28 ± 2</w:t>
            </w:r>
          </w:p>
        </w:tc>
        <w:tc>
          <w:tcPr>
            <w:tcW w:w="1976" w:type="dxa"/>
            <w:tcBorders>
              <w:left w:val="single" w:sz="4" w:space="0" w:color="000000"/>
              <w:bottom w:val="single" w:sz="4" w:space="0" w:color="000000"/>
            </w:tcBorders>
          </w:tcPr>
          <w:p w14:paraId="00153022" w14:textId="77777777" w:rsidR="00124B88" w:rsidRDefault="00000000">
            <w:pPr>
              <w:widowControl w:val="0"/>
              <w:jc w:val="right"/>
            </w:pPr>
            <w:r>
              <w:rPr>
                <w:rFonts w:ascii="Times New Roman" w:eastAsia="Times New Roman" w:hAnsi="Times New Roman" w:cs="Times New Roman"/>
                <w:sz w:val="24"/>
                <w:szCs w:val="24"/>
              </w:rPr>
              <w:t>0.10 ± 0.02</w:t>
            </w:r>
          </w:p>
        </w:tc>
        <w:tc>
          <w:tcPr>
            <w:tcW w:w="1573" w:type="dxa"/>
            <w:tcBorders>
              <w:left w:val="single" w:sz="4" w:space="0" w:color="000000"/>
              <w:bottom w:val="single" w:sz="4" w:space="0" w:color="000000"/>
              <w:right w:val="single" w:sz="4" w:space="0" w:color="000000"/>
            </w:tcBorders>
          </w:tcPr>
          <w:p w14:paraId="47E42F64" w14:textId="77777777" w:rsidR="00124B88" w:rsidRDefault="00000000">
            <w:pPr>
              <w:widowControl w:val="0"/>
              <w:jc w:val="right"/>
            </w:pPr>
            <w:r>
              <w:rPr>
                <w:rFonts w:ascii="Times New Roman" w:eastAsia="Times New Roman" w:hAnsi="Times New Roman" w:cs="Times New Roman"/>
                <w:sz w:val="24"/>
                <w:szCs w:val="24"/>
              </w:rPr>
              <w:t>0.15 ± 0.05</w:t>
            </w:r>
          </w:p>
        </w:tc>
      </w:tr>
      <w:tr w:rsidR="00124B88" w14:paraId="0DC1A378" w14:textId="77777777">
        <w:trPr>
          <w:jc w:val="center"/>
        </w:trPr>
        <w:tc>
          <w:tcPr>
            <w:tcW w:w="1425" w:type="dxa"/>
            <w:tcBorders>
              <w:left w:val="single" w:sz="4" w:space="0" w:color="000000"/>
              <w:bottom w:val="single" w:sz="4" w:space="0" w:color="000000"/>
            </w:tcBorders>
          </w:tcPr>
          <w:p w14:paraId="0DB66E1E" w14:textId="77777777" w:rsidR="00124B88" w:rsidRDefault="00000000">
            <w:pPr>
              <w:widowControl w:val="0"/>
              <w:jc w:val="both"/>
            </w:pPr>
            <w:sdt>
              <w:sdtPr>
                <w:id w:val="1693607008"/>
              </w:sdtPr>
              <w:sdtContent>
                <w:r>
                  <w:t>RRMSE (↓)</w:t>
                </w:r>
              </w:sdtContent>
            </w:sdt>
          </w:p>
        </w:tc>
        <w:tc>
          <w:tcPr>
            <w:tcW w:w="1862" w:type="dxa"/>
            <w:tcBorders>
              <w:left w:val="single" w:sz="4" w:space="0" w:color="000000"/>
              <w:bottom w:val="single" w:sz="4" w:space="0" w:color="000000"/>
            </w:tcBorders>
          </w:tcPr>
          <w:p w14:paraId="2AAB2D8C" w14:textId="77777777" w:rsidR="00124B88" w:rsidRDefault="00000000">
            <w:pPr>
              <w:widowControl w:val="0"/>
              <w:jc w:val="right"/>
            </w:pPr>
            <w:r>
              <w:rPr>
                <w:rFonts w:ascii="Times New Roman" w:eastAsia="Times New Roman" w:hAnsi="Times New Roman" w:cs="Times New Roman"/>
                <w:sz w:val="24"/>
                <w:szCs w:val="24"/>
              </w:rPr>
              <w:t>0.26 ± 0.02</w:t>
            </w:r>
          </w:p>
        </w:tc>
        <w:tc>
          <w:tcPr>
            <w:tcW w:w="1976" w:type="dxa"/>
            <w:tcBorders>
              <w:left w:val="single" w:sz="4" w:space="0" w:color="000000"/>
              <w:bottom w:val="single" w:sz="4" w:space="0" w:color="000000"/>
            </w:tcBorders>
          </w:tcPr>
          <w:p w14:paraId="03FF13A1" w14:textId="77777777" w:rsidR="00124B88" w:rsidRDefault="00000000">
            <w:pPr>
              <w:widowControl w:val="0"/>
              <w:jc w:val="right"/>
            </w:pPr>
            <w:r>
              <w:rPr>
                <w:rFonts w:ascii="Times New Roman" w:eastAsia="Times New Roman" w:hAnsi="Times New Roman" w:cs="Times New Roman"/>
                <w:sz w:val="24"/>
                <w:szCs w:val="24"/>
              </w:rPr>
              <w:t>0.49 ± 0.08</w:t>
            </w:r>
          </w:p>
        </w:tc>
        <w:tc>
          <w:tcPr>
            <w:tcW w:w="1573" w:type="dxa"/>
            <w:tcBorders>
              <w:left w:val="single" w:sz="4" w:space="0" w:color="000000"/>
              <w:bottom w:val="single" w:sz="4" w:space="0" w:color="000000"/>
              <w:right w:val="single" w:sz="4" w:space="0" w:color="000000"/>
            </w:tcBorders>
          </w:tcPr>
          <w:p w14:paraId="6BA0AAB4" w14:textId="77777777" w:rsidR="00124B88" w:rsidRDefault="00000000">
            <w:pPr>
              <w:widowControl w:val="0"/>
              <w:jc w:val="right"/>
            </w:pPr>
            <w:r>
              <w:rPr>
                <w:rFonts w:ascii="Times New Roman" w:eastAsia="Times New Roman" w:hAnsi="Times New Roman" w:cs="Times New Roman"/>
                <w:sz w:val="24"/>
                <w:szCs w:val="24"/>
              </w:rPr>
              <w:t>0.37 ± 0.09</w:t>
            </w:r>
          </w:p>
        </w:tc>
      </w:tr>
    </w:tbl>
    <w:p w14:paraId="58A8F19B" w14:textId="77777777" w:rsidR="00124B88" w:rsidRDefault="00124B88">
      <w:pPr>
        <w:spacing w:after="140"/>
        <w:jc w:val="both"/>
        <w:rPr>
          <w:rFonts w:ascii="Times New Roman" w:eastAsia="Times New Roman" w:hAnsi="Times New Roman" w:cs="Times New Roman"/>
          <w:sz w:val="28"/>
          <w:szCs w:val="28"/>
        </w:rPr>
      </w:pPr>
    </w:p>
    <w:p w14:paraId="6449BE4B" w14:textId="77777777" w:rsidR="00124B88" w:rsidRDefault="00000000">
      <w:pPr>
        <w:spacing w:after="140" w:line="480" w:lineRule="auto"/>
        <w:ind w:firstLine="288"/>
        <w:jc w:val="both"/>
      </w:pPr>
      <w:r>
        <w:t xml:space="preserve">Figure 3 shows the main results of the relative deviation of the </w:t>
      </w:r>
      <w:proofErr w:type="spellStart"/>
      <w:r>
        <w:rPr>
          <w:i/>
        </w:rPr>
        <w:t>T</w:t>
      </w:r>
      <w:r>
        <w:rPr>
          <w:vertAlign w:val="subscript"/>
        </w:rPr>
        <w:t>g</w:t>
      </w:r>
      <w:proofErr w:type="spellEnd"/>
      <w:r>
        <w:t xml:space="preserve"> prediction for the four ML algorithms used in the experiments. Again, as reported in previous communications </w:t>
      </w:r>
      <w:bookmarkStart w:id="46" w:name="bookmark=id.3o7alnk"/>
      <w:bookmarkEnd w:id="46"/>
      <w:r>
        <w:t xml:space="preserve">[6,8,17], the uncertainty in the extremes of low and high </w:t>
      </w:r>
      <w:proofErr w:type="spellStart"/>
      <w:r>
        <w:rPr>
          <w:i/>
        </w:rPr>
        <w:t>T</w:t>
      </w:r>
      <w:r>
        <w:rPr>
          <w:vertAlign w:val="subscript"/>
        </w:rPr>
        <w:t>g</w:t>
      </w:r>
      <w:proofErr w:type="spellEnd"/>
      <w:r>
        <w:t xml:space="preserve"> is higher than in the intermediate range. This behavior is similar to those from other studied properties and reflects the small number of examples in the extreme regions. The plots for the other properties are reported in the Appendix.</w:t>
      </w:r>
    </w:p>
    <w:p w14:paraId="7C162E2A" w14:textId="77777777" w:rsidR="00124B88" w:rsidRDefault="00000000">
      <w:pPr>
        <w:spacing w:after="200"/>
        <w:jc w:val="center"/>
      </w:pPr>
      <w:r>
        <w:rPr>
          <w:noProof/>
        </w:rPr>
        <w:lastRenderedPageBreak/>
        <w:drawing>
          <wp:inline distT="0" distB="0" distL="0" distR="0" wp14:anchorId="21345B82" wp14:editId="70A75800">
            <wp:extent cx="3734435" cy="41275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noChangeArrowheads="1"/>
                    </pic:cNvPicPr>
                  </pic:nvPicPr>
                  <pic:blipFill>
                    <a:blip r:embed="rId13"/>
                    <a:stretch>
                      <a:fillRect/>
                    </a:stretch>
                  </pic:blipFill>
                  <pic:spPr bwMode="auto">
                    <a:xfrm>
                      <a:off x="0" y="0"/>
                      <a:ext cx="3734435" cy="4127500"/>
                    </a:xfrm>
                    <a:prstGeom prst="rect">
                      <a:avLst/>
                    </a:prstGeom>
                  </pic:spPr>
                </pic:pic>
              </a:graphicData>
            </a:graphic>
          </wp:inline>
        </w:drawing>
      </w:r>
    </w:p>
    <w:p w14:paraId="79F6092D" w14:textId="77777777" w:rsidR="00124B88" w:rsidRDefault="00000000">
      <w:pPr>
        <w:spacing w:line="240" w:lineRule="auto"/>
        <w:jc w:val="both"/>
      </w:pPr>
      <w:r>
        <w:rPr>
          <w:b/>
        </w:rPr>
        <w:t>Figure 3</w:t>
      </w:r>
      <w:r>
        <w:t xml:space="preserve">. Boxplot of residuals for the prediction of </w:t>
      </w:r>
      <w:proofErr w:type="spellStart"/>
      <w:r>
        <w:rPr>
          <w:i/>
        </w:rPr>
        <w:t>T</w:t>
      </w:r>
      <w:r>
        <w:rPr>
          <w:color w:val="C9211E"/>
          <w:vertAlign w:val="subscript"/>
        </w:rPr>
        <w:t>g</w:t>
      </w:r>
      <w:proofErr w:type="spellEnd"/>
      <w:r>
        <w:t xml:space="preserve"> for the tuned models. The boxes are bounded by the first and third quartiles, while the error bars comprehend 66% percent of the data. The mean is shown by a horizontal orange line and the notch represents its confidence interval.</w:t>
      </w:r>
    </w:p>
    <w:p w14:paraId="6ECAF05E" w14:textId="77777777" w:rsidR="00124B88" w:rsidRDefault="00124B88">
      <w:pPr>
        <w:spacing w:line="240" w:lineRule="auto"/>
        <w:jc w:val="both"/>
        <w:rPr>
          <w:rFonts w:ascii="Times New Roman" w:eastAsia="Times New Roman" w:hAnsi="Times New Roman" w:cs="Times New Roman"/>
          <w:sz w:val="28"/>
          <w:szCs w:val="28"/>
        </w:rPr>
      </w:pPr>
    </w:p>
    <w:p w14:paraId="7A742B13" w14:textId="77777777" w:rsidR="00124B88" w:rsidRDefault="00000000">
      <w:pPr>
        <w:spacing w:after="140" w:line="480" w:lineRule="auto"/>
        <w:ind w:firstLine="288"/>
        <w:jc w:val="both"/>
      </w:pPr>
      <w:r>
        <w:t xml:space="preserve">Figure 4 shows the mean and standard deviation of the residual prediction (reported minus predicted values) of the </w:t>
      </w:r>
      <w:proofErr w:type="spellStart"/>
      <w:r>
        <w:rPr>
          <w:i/>
        </w:rPr>
        <w:t>T</w:t>
      </w:r>
      <w:r>
        <w:rPr>
          <w:vertAlign w:val="subscript"/>
        </w:rPr>
        <w:t>g</w:t>
      </w:r>
      <w:proofErr w:type="spellEnd"/>
      <w:r>
        <w:t>, log</w:t>
      </w:r>
      <w:r>
        <w:rPr>
          <w:vertAlign w:val="subscript"/>
        </w:rPr>
        <w:t>10</w:t>
      </w:r>
      <w:r>
        <w:t xml:space="preserve">(CTE), and </w:t>
      </w:r>
      <w:proofErr w:type="spellStart"/>
      <w:r>
        <w:rPr>
          <w:i/>
        </w:rPr>
        <w:t>n</w:t>
      </w:r>
      <w:r>
        <w:rPr>
          <w:vertAlign w:val="subscript"/>
        </w:rPr>
        <w:t>D</w:t>
      </w:r>
      <w:proofErr w:type="spellEnd"/>
      <w:r>
        <w:t xml:space="preserve"> models induced by RF for each chemical element in the glass, that is, for glasses having these elements in their composition. The upper region of these plots shows how many examples were available with each of the chemical elements considered. Again, this result is similar to those previously reported for oxide glasses </w:t>
      </w:r>
      <w:bookmarkStart w:id="47" w:name="bookmark=id.23ckvvd"/>
      <w:bookmarkEnd w:id="47"/>
      <w:r>
        <w:t>[16]. Elements that are included in a large number of glass compositions tend to have a mean residual prediction close to zero, whereas most of the others show much larger errors.</w:t>
      </w:r>
    </w:p>
    <w:p w14:paraId="55A56B84" w14:textId="77777777" w:rsidR="00124B88" w:rsidRDefault="00000000">
      <w:pPr>
        <w:spacing w:line="240" w:lineRule="auto"/>
        <w:jc w:val="center"/>
      </w:pPr>
      <w:r>
        <w:rPr>
          <w:noProof/>
        </w:rPr>
        <w:lastRenderedPageBreak/>
        <w:drawing>
          <wp:inline distT="0" distB="0" distL="0" distR="0" wp14:anchorId="5EE7E6AB" wp14:editId="018912E7">
            <wp:extent cx="4782185" cy="1828800"/>
            <wp:effectExtent l="0" t="0" r="0"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noChangeArrowheads="1"/>
                    </pic:cNvPicPr>
                  </pic:nvPicPr>
                  <pic:blipFill>
                    <a:blip r:embed="rId14"/>
                    <a:stretch>
                      <a:fillRect/>
                    </a:stretch>
                  </pic:blipFill>
                  <pic:spPr bwMode="auto">
                    <a:xfrm>
                      <a:off x="0" y="0"/>
                      <a:ext cx="4782185" cy="1828800"/>
                    </a:xfrm>
                    <a:prstGeom prst="rect">
                      <a:avLst/>
                    </a:prstGeom>
                  </pic:spPr>
                </pic:pic>
              </a:graphicData>
            </a:graphic>
          </wp:inline>
        </w:drawing>
      </w:r>
    </w:p>
    <w:p w14:paraId="461A8B48" w14:textId="77777777" w:rsidR="00124B88" w:rsidRDefault="00000000">
      <w:pPr>
        <w:spacing w:line="240" w:lineRule="auto"/>
        <w:jc w:val="center"/>
      </w:pPr>
      <w:r>
        <w:rPr>
          <w:rFonts w:ascii="Times New Roman" w:eastAsia="Times New Roman" w:hAnsi="Times New Roman" w:cs="Times New Roman"/>
          <w:sz w:val="28"/>
          <w:szCs w:val="28"/>
        </w:rPr>
        <w:t>(a)</w:t>
      </w:r>
    </w:p>
    <w:p w14:paraId="035E2B51" w14:textId="77777777" w:rsidR="00124B88" w:rsidRDefault="00124B88">
      <w:pPr>
        <w:spacing w:line="240" w:lineRule="auto"/>
        <w:jc w:val="center"/>
        <w:rPr>
          <w:rFonts w:ascii="Times New Roman" w:eastAsia="Times New Roman" w:hAnsi="Times New Roman" w:cs="Times New Roman"/>
          <w:sz w:val="28"/>
          <w:szCs w:val="28"/>
        </w:rPr>
      </w:pPr>
    </w:p>
    <w:p w14:paraId="4EB073F4" w14:textId="77777777" w:rsidR="00124B88" w:rsidRDefault="00000000">
      <w:pPr>
        <w:spacing w:line="240" w:lineRule="auto"/>
        <w:jc w:val="center"/>
      </w:pPr>
      <w:r>
        <w:rPr>
          <w:noProof/>
        </w:rPr>
        <w:drawing>
          <wp:inline distT="0" distB="0" distL="0" distR="0" wp14:anchorId="02A6E729" wp14:editId="57FECF0F">
            <wp:extent cx="3300730" cy="1828800"/>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noChangeArrowheads="1"/>
                    </pic:cNvPicPr>
                  </pic:nvPicPr>
                  <pic:blipFill>
                    <a:blip r:embed="rId15"/>
                    <a:stretch>
                      <a:fillRect/>
                    </a:stretch>
                  </pic:blipFill>
                  <pic:spPr bwMode="auto">
                    <a:xfrm>
                      <a:off x="0" y="0"/>
                      <a:ext cx="3300730" cy="1828800"/>
                    </a:xfrm>
                    <a:prstGeom prst="rect">
                      <a:avLst/>
                    </a:prstGeom>
                  </pic:spPr>
                </pic:pic>
              </a:graphicData>
            </a:graphic>
          </wp:inline>
        </w:drawing>
      </w:r>
    </w:p>
    <w:p w14:paraId="625D33F3" w14:textId="77777777" w:rsidR="00124B88" w:rsidRDefault="00000000">
      <w:pPr>
        <w:spacing w:line="240" w:lineRule="auto"/>
        <w:jc w:val="center"/>
      </w:pPr>
      <w:r>
        <w:rPr>
          <w:rFonts w:ascii="Times New Roman" w:eastAsia="Times New Roman" w:hAnsi="Times New Roman" w:cs="Times New Roman"/>
          <w:sz w:val="28"/>
          <w:szCs w:val="28"/>
        </w:rPr>
        <w:t>(b)</w:t>
      </w:r>
    </w:p>
    <w:p w14:paraId="2C9EE917" w14:textId="77777777" w:rsidR="00124B88" w:rsidRDefault="00124B88">
      <w:pPr>
        <w:spacing w:line="240" w:lineRule="auto"/>
        <w:jc w:val="center"/>
        <w:rPr>
          <w:rFonts w:ascii="Times New Roman" w:eastAsia="Times New Roman" w:hAnsi="Times New Roman" w:cs="Times New Roman"/>
          <w:sz w:val="28"/>
          <w:szCs w:val="28"/>
        </w:rPr>
      </w:pPr>
    </w:p>
    <w:p w14:paraId="6760DBD6" w14:textId="77777777" w:rsidR="00124B88" w:rsidRDefault="00000000">
      <w:pPr>
        <w:spacing w:line="240" w:lineRule="auto"/>
        <w:jc w:val="center"/>
      </w:pPr>
      <w:r>
        <w:rPr>
          <w:noProof/>
        </w:rPr>
        <w:drawing>
          <wp:inline distT="0" distB="0" distL="0" distR="0" wp14:anchorId="655A5C82" wp14:editId="569BC197">
            <wp:extent cx="3346450" cy="18288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a:picLocks noChangeAspect="1" noChangeArrowheads="1"/>
                    </pic:cNvPicPr>
                  </pic:nvPicPr>
                  <pic:blipFill>
                    <a:blip r:embed="rId16"/>
                    <a:stretch>
                      <a:fillRect/>
                    </a:stretch>
                  </pic:blipFill>
                  <pic:spPr bwMode="auto">
                    <a:xfrm>
                      <a:off x="0" y="0"/>
                      <a:ext cx="3346450" cy="1828800"/>
                    </a:xfrm>
                    <a:prstGeom prst="rect">
                      <a:avLst/>
                    </a:prstGeom>
                  </pic:spPr>
                </pic:pic>
              </a:graphicData>
            </a:graphic>
          </wp:inline>
        </w:drawing>
      </w:r>
    </w:p>
    <w:p w14:paraId="09DEA1B3" w14:textId="77777777" w:rsidR="00124B88" w:rsidRDefault="00000000">
      <w:pPr>
        <w:spacing w:line="240" w:lineRule="auto"/>
        <w:jc w:val="center"/>
      </w:pPr>
      <w:r>
        <w:rPr>
          <w:rFonts w:ascii="Times New Roman" w:eastAsia="Times New Roman" w:hAnsi="Times New Roman" w:cs="Times New Roman"/>
          <w:sz w:val="28"/>
          <w:szCs w:val="28"/>
        </w:rPr>
        <w:t>(c)</w:t>
      </w:r>
    </w:p>
    <w:p w14:paraId="3CEDF44B" w14:textId="77777777" w:rsidR="00124B88" w:rsidRDefault="00124B88">
      <w:pPr>
        <w:spacing w:line="240" w:lineRule="auto"/>
        <w:jc w:val="center"/>
        <w:rPr>
          <w:rFonts w:ascii="Times New Roman" w:eastAsia="Times New Roman" w:hAnsi="Times New Roman" w:cs="Times New Roman"/>
          <w:sz w:val="28"/>
          <w:szCs w:val="28"/>
        </w:rPr>
      </w:pPr>
    </w:p>
    <w:p w14:paraId="0FC1B7CB" w14:textId="77777777" w:rsidR="00124B88" w:rsidRDefault="00124B88">
      <w:pPr>
        <w:spacing w:line="240" w:lineRule="auto"/>
        <w:jc w:val="both"/>
        <w:rPr>
          <w:rFonts w:ascii="Times New Roman" w:eastAsia="Times New Roman" w:hAnsi="Times New Roman" w:cs="Times New Roman"/>
          <w:sz w:val="28"/>
          <w:szCs w:val="28"/>
        </w:rPr>
      </w:pPr>
    </w:p>
    <w:p w14:paraId="15B4925B" w14:textId="77777777" w:rsidR="00124B88" w:rsidRDefault="00000000">
      <w:pPr>
        <w:spacing w:line="240" w:lineRule="auto"/>
        <w:jc w:val="both"/>
      </w:pPr>
      <w:r>
        <w:rPr>
          <w:b/>
        </w:rPr>
        <w:t>Figure 4</w:t>
      </w:r>
      <w:r>
        <w:t>. Mean and standard deviation of the prediction residual of (</w:t>
      </w:r>
      <w:r>
        <w:rPr>
          <w:b/>
          <w:bCs/>
        </w:rPr>
        <w:t>a</w:t>
      </w:r>
      <w:r>
        <w:t xml:space="preserve">) </w:t>
      </w:r>
      <w:proofErr w:type="spellStart"/>
      <w:r>
        <w:rPr>
          <w:i/>
        </w:rPr>
        <w:t>T</w:t>
      </w:r>
      <w:r>
        <w:rPr>
          <w:vertAlign w:val="subscript"/>
        </w:rPr>
        <w:t>g</w:t>
      </w:r>
      <w:proofErr w:type="spellEnd"/>
      <w:r>
        <w:t>, (</w:t>
      </w:r>
      <w:r>
        <w:rPr>
          <w:b/>
          <w:bCs/>
        </w:rPr>
        <w:t>b</w:t>
      </w:r>
      <w:r>
        <w:t>) log</w:t>
      </w:r>
      <w:r>
        <w:rPr>
          <w:vertAlign w:val="subscript"/>
        </w:rPr>
        <w:t>10</w:t>
      </w:r>
      <w:r>
        <w:t>(CTE), and (</w:t>
      </w:r>
      <w:r>
        <w:rPr>
          <w:b/>
          <w:bCs/>
        </w:rPr>
        <w:t>c</w:t>
      </w:r>
      <w:r>
        <w:t xml:space="preserve">) </w:t>
      </w:r>
      <w:proofErr w:type="spellStart"/>
      <w:r>
        <w:rPr>
          <w:i/>
        </w:rPr>
        <w:t>n</w:t>
      </w:r>
      <w:r>
        <w:rPr>
          <w:vertAlign w:val="subscript"/>
        </w:rPr>
        <w:t>D</w:t>
      </w:r>
      <w:proofErr w:type="spellEnd"/>
      <w:r>
        <w:t xml:space="preserve"> for glasses having the chemical element shown on the </w:t>
      </w:r>
      <w:r>
        <w:rPr>
          <w:i/>
        </w:rPr>
        <w:t>x-axis</w:t>
      </w:r>
      <w:r>
        <w:t>. The figures on the top are the number of examples (glass compositions) having the corresponding element in the dataset.</w:t>
      </w:r>
    </w:p>
    <w:p w14:paraId="4B5F7BF5" w14:textId="77777777" w:rsidR="00124B88" w:rsidRDefault="00124B88">
      <w:pPr>
        <w:spacing w:line="240" w:lineRule="auto"/>
        <w:jc w:val="both"/>
        <w:rPr>
          <w:rFonts w:ascii="Times New Roman" w:eastAsia="Times New Roman" w:hAnsi="Times New Roman" w:cs="Times New Roman"/>
          <w:sz w:val="28"/>
          <w:szCs w:val="28"/>
        </w:rPr>
      </w:pPr>
    </w:p>
    <w:p w14:paraId="29234A1C" w14:textId="77777777" w:rsidR="00124B88" w:rsidRDefault="00000000">
      <w:pPr>
        <w:spacing w:after="140" w:line="480" w:lineRule="auto"/>
        <w:ind w:firstLine="288"/>
        <w:jc w:val="both"/>
      </w:pPr>
      <w:r>
        <w:t xml:space="preserve">The induced predictive models can be used for the computer-aided design of new chalcogenide glasses </w:t>
      </w:r>
      <w:r>
        <w:rPr>
          <w:color w:val="C9211E"/>
        </w:rPr>
        <w:t>for the</w:t>
      </w:r>
      <w:r>
        <w:t xml:space="preserve"> desired combinations of properties. However, due to the limited </w:t>
      </w:r>
      <w:r>
        <w:lastRenderedPageBreak/>
        <w:t xml:space="preserve">dataset used for training these models, unsatisfactory predictions will likely result from searching for chemical compositions that contain certain elements that are present in a small number of compositions, such as Co, U, Mg, </w:t>
      </w:r>
      <w:proofErr w:type="spellStart"/>
      <w:r>
        <w:t>Sm</w:t>
      </w:r>
      <w:proofErr w:type="spellEnd"/>
      <w:r>
        <w:t>, Tm, Y, Ce, Cs, H and a few others shown in Fig. 4. The same restriction applies to new formulations that are far away from those present in the training dataset. To mitigate this problem, we would have to significantly extend the dataset.</w:t>
      </w:r>
    </w:p>
    <w:p w14:paraId="49DEE16C" w14:textId="77777777" w:rsidR="00124B88" w:rsidRDefault="00000000">
      <w:pPr>
        <w:spacing w:after="140" w:line="480" w:lineRule="auto"/>
        <w:ind w:firstLine="288"/>
        <w:jc w:val="both"/>
      </w:pPr>
      <w:r>
        <w:t xml:space="preserve">In the following section, we </w:t>
      </w:r>
      <w:r>
        <w:rPr>
          <w:color w:val="C9211E"/>
        </w:rPr>
        <w:t>further explored</w:t>
      </w:r>
      <w:r>
        <w:t xml:space="preserve"> the RF-induced models in an attempt to extract useful information regarding the effect of each chemical element on the </w:t>
      </w:r>
      <w:r>
        <w:rPr>
          <w:color w:val="C9211E"/>
        </w:rPr>
        <w:t>investigated</w:t>
      </w:r>
      <w:r>
        <w:t xml:space="preserve"> properties. To this end, we will use the SHAP analysis discussed in the methodology section. </w:t>
      </w:r>
    </w:p>
    <w:p w14:paraId="067AD07E" w14:textId="77777777" w:rsidR="00124B88" w:rsidRDefault="00000000">
      <w:pPr>
        <w:pStyle w:val="Ttulo2"/>
      </w:pPr>
      <w:r>
        <w:t>Interpreting the induced models</w:t>
      </w:r>
    </w:p>
    <w:p w14:paraId="309D2699" w14:textId="77777777" w:rsidR="00124B88" w:rsidRDefault="00000000">
      <w:pPr>
        <w:spacing w:after="140" w:line="480" w:lineRule="auto"/>
        <w:ind w:firstLine="288"/>
        <w:jc w:val="both"/>
      </w:pPr>
      <w:r>
        <w:t xml:space="preserve">By computing the SHAP values, we obtained the plots shown in Figure 5 for the three studied properties. Although the SHAP method still presents some problems </w:t>
      </w:r>
      <w:bookmarkStart w:id="48" w:name="bookmark=id.ihv636"/>
      <w:bookmarkEnd w:id="48"/>
      <w:r>
        <w:t xml:space="preserve">[29,30], these </w:t>
      </w:r>
      <w:proofErr w:type="spellStart"/>
      <w:r>
        <w:t>beeswarm</w:t>
      </w:r>
      <w:proofErr w:type="spellEnd"/>
      <w:r>
        <w:t xml:space="preserve"> plots provide valuable insights for designing new chalcogenide glasses. Each dot in these plots represents a glass having the chemical element shown in the respective left label (note that the dots can stack vertically, conveying the message that many glasses have the same SHAP value). </w:t>
      </w:r>
      <w:r>
        <w:rPr>
          <w:color w:val="FF0000"/>
        </w:rPr>
        <w:t xml:space="preserve">The </w:t>
      </w:r>
      <w:r>
        <w:rPr>
          <w:i/>
          <w:color w:val="FF0000"/>
        </w:rPr>
        <w:t>x</w:t>
      </w:r>
      <w:r>
        <w:rPr>
          <w:color w:val="FF0000"/>
        </w:rPr>
        <w:t>-axis shows the SHAP value, which has the same units as the target property and quantifies the impact of the feature</w:t>
      </w:r>
      <w:r>
        <w:t xml:space="preserve"> (chemical element) on the property. Finally, each dot has a color representing the atomic fraction of the element in the glass.</w:t>
      </w:r>
    </w:p>
    <w:p w14:paraId="17DE9799" w14:textId="77777777" w:rsidR="00124B88" w:rsidRDefault="00124B88">
      <w:pPr>
        <w:spacing w:after="140" w:line="480" w:lineRule="auto"/>
        <w:ind w:firstLine="288"/>
        <w:jc w:val="center"/>
      </w:pPr>
    </w:p>
    <w:p w14:paraId="516A7E28" w14:textId="77777777" w:rsidR="00124B88" w:rsidRDefault="00000000">
      <w:pPr>
        <w:spacing w:after="140" w:line="480" w:lineRule="auto"/>
        <w:ind w:firstLine="288"/>
        <w:jc w:val="center"/>
      </w:pPr>
      <w:r>
        <w:rPr>
          <w:noProof/>
        </w:rPr>
        <w:lastRenderedPageBreak/>
        <w:drawing>
          <wp:inline distT="0" distB="0" distL="0" distR="0" wp14:anchorId="305E99F2" wp14:editId="38449575">
            <wp:extent cx="5229860" cy="6808470"/>
            <wp:effectExtent l="0" t="0" r="0" b="0"/>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pic:cNvPicPr>
                      <a:picLocks noChangeAspect="1" noChangeArrowheads="1"/>
                    </pic:cNvPicPr>
                  </pic:nvPicPr>
                  <pic:blipFill>
                    <a:blip r:embed="rId17"/>
                    <a:stretch>
                      <a:fillRect/>
                    </a:stretch>
                  </pic:blipFill>
                  <pic:spPr bwMode="auto">
                    <a:xfrm>
                      <a:off x="0" y="0"/>
                      <a:ext cx="5229860" cy="6808470"/>
                    </a:xfrm>
                    <a:prstGeom prst="rect">
                      <a:avLst/>
                    </a:prstGeom>
                  </pic:spPr>
                </pic:pic>
              </a:graphicData>
            </a:graphic>
          </wp:inline>
        </w:drawing>
      </w:r>
    </w:p>
    <w:p w14:paraId="7D76997F" w14:textId="77777777" w:rsidR="00124B88" w:rsidRDefault="00000000">
      <w:pPr>
        <w:spacing w:after="140" w:line="480" w:lineRule="auto"/>
        <w:ind w:firstLine="288"/>
        <w:jc w:val="center"/>
      </w:pPr>
      <w:r>
        <w:rPr>
          <w:b/>
        </w:rPr>
        <w:t>(a)</w:t>
      </w:r>
    </w:p>
    <w:p w14:paraId="49EB9C97" w14:textId="77777777" w:rsidR="00124B88" w:rsidRDefault="00000000">
      <w:pPr>
        <w:spacing w:after="140" w:line="480" w:lineRule="auto"/>
        <w:ind w:firstLine="288"/>
        <w:jc w:val="center"/>
      </w:pPr>
      <w:r>
        <w:rPr>
          <w:noProof/>
        </w:rPr>
        <w:lastRenderedPageBreak/>
        <w:drawing>
          <wp:inline distT="0" distB="0" distL="0" distR="0" wp14:anchorId="3A267A5A" wp14:editId="7130A828">
            <wp:extent cx="5223510" cy="5753735"/>
            <wp:effectExtent l="0" t="0" r="0" b="0"/>
            <wp:docPr id="8"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pic:cNvPicPr>
                      <a:picLocks noChangeAspect="1" noChangeArrowheads="1"/>
                    </pic:cNvPicPr>
                  </pic:nvPicPr>
                  <pic:blipFill>
                    <a:blip r:embed="rId18"/>
                    <a:stretch>
                      <a:fillRect/>
                    </a:stretch>
                  </pic:blipFill>
                  <pic:spPr bwMode="auto">
                    <a:xfrm>
                      <a:off x="0" y="0"/>
                      <a:ext cx="5223510" cy="5753735"/>
                    </a:xfrm>
                    <a:prstGeom prst="rect">
                      <a:avLst/>
                    </a:prstGeom>
                  </pic:spPr>
                </pic:pic>
              </a:graphicData>
            </a:graphic>
          </wp:inline>
        </w:drawing>
      </w:r>
    </w:p>
    <w:p w14:paraId="6EE325A5" w14:textId="77777777" w:rsidR="00124B88" w:rsidRDefault="00000000">
      <w:pPr>
        <w:spacing w:after="140" w:line="480" w:lineRule="auto"/>
        <w:ind w:firstLine="288"/>
        <w:jc w:val="center"/>
      </w:pPr>
      <w:r>
        <w:rPr>
          <w:b/>
        </w:rPr>
        <w:t>(b)</w:t>
      </w:r>
    </w:p>
    <w:p w14:paraId="1B280E26" w14:textId="77777777" w:rsidR="00124B88" w:rsidRDefault="00000000">
      <w:pPr>
        <w:spacing w:after="140" w:line="480" w:lineRule="auto"/>
        <w:ind w:firstLine="288"/>
        <w:jc w:val="center"/>
      </w:pPr>
      <w:r>
        <w:rPr>
          <w:noProof/>
        </w:rPr>
        <w:lastRenderedPageBreak/>
        <w:drawing>
          <wp:inline distT="0" distB="0" distL="0" distR="0" wp14:anchorId="72B00216" wp14:editId="654CF40F">
            <wp:extent cx="5229860" cy="5400675"/>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a:picLocks noChangeAspect="1" noChangeArrowheads="1"/>
                    </pic:cNvPicPr>
                  </pic:nvPicPr>
                  <pic:blipFill>
                    <a:blip r:embed="rId19"/>
                    <a:stretch>
                      <a:fillRect/>
                    </a:stretch>
                  </pic:blipFill>
                  <pic:spPr bwMode="auto">
                    <a:xfrm>
                      <a:off x="0" y="0"/>
                      <a:ext cx="5229860" cy="5400675"/>
                    </a:xfrm>
                    <a:prstGeom prst="rect">
                      <a:avLst/>
                    </a:prstGeom>
                  </pic:spPr>
                </pic:pic>
              </a:graphicData>
            </a:graphic>
          </wp:inline>
        </w:drawing>
      </w:r>
    </w:p>
    <w:p w14:paraId="6AB38E29" w14:textId="77777777" w:rsidR="00124B88" w:rsidRDefault="00000000">
      <w:pPr>
        <w:spacing w:after="140" w:line="480" w:lineRule="auto"/>
        <w:ind w:firstLine="288"/>
        <w:jc w:val="center"/>
      </w:pPr>
      <w:r>
        <w:rPr>
          <w:b/>
        </w:rPr>
        <w:t>(c)</w:t>
      </w:r>
    </w:p>
    <w:p w14:paraId="0561AA3E" w14:textId="77777777" w:rsidR="00124B88" w:rsidRDefault="00000000">
      <w:pPr>
        <w:spacing w:after="140" w:line="480" w:lineRule="auto"/>
        <w:jc w:val="both"/>
      </w:pPr>
      <w:bookmarkStart w:id="49" w:name="_heading=h.32hioqz"/>
      <w:bookmarkEnd w:id="49"/>
      <w:r>
        <w:rPr>
          <w:b/>
        </w:rPr>
        <w:t>Figure 5</w:t>
      </w:r>
      <w:r>
        <w:t xml:space="preserve">: </w:t>
      </w:r>
      <w:proofErr w:type="spellStart"/>
      <w:r>
        <w:t>Beeswarm</w:t>
      </w:r>
      <w:proofErr w:type="spellEnd"/>
      <w:r>
        <w:t xml:space="preserve"> plot of the SHAP values obtained from the RF predictive model of (</w:t>
      </w:r>
      <w:r>
        <w:rPr>
          <w:b/>
        </w:rPr>
        <w:t>a</w:t>
      </w:r>
      <w:r>
        <w:t xml:space="preserve">) </w:t>
      </w:r>
      <w:proofErr w:type="spellStart"/>
      <w:r>
        <w:rPr>
          <w:i/>
        </w:rPr>
        <w:t>T</w:t>
      </w:r>
      <w:r>
        <w:rPr>
          <w:vertAlign w:val="subscript"/>
        </w:rPr>
        <w:t>g</w:t>
      </w:r>
      <w:proofErr w:type="spellEnd"/>
      <w:r>
        <w:t>, (</w:t>
      </w:r>
      <w:r>
        <w:rPr>
          <w:b/>
        </w:rPr>
        <w:t>b</w:t>
      </w:r>
      <w:r>
        <w:t>) log</w:t>
      </w:r>
      <w:r>
        <w:rPr>
          <w:vertAlign w:val="subscript"/>
        </w:rPr>
        <w:t>10</w:t>
      </w:r>
      <w:r>
        <w:t>(CTE), and (</w:t>
      </w:r>
      <w:r>
        <w:rPr>
          <w:b/>
        </w:rPr>
        <w:t>c</w:t>
      </w:r>
      <w:r>
        <w:t xml:space="preserve">) </w:t>
      </w:r>
      <w:proofErr w:type="spellStart"/>
      <w:r>
        <w:rPr>
          <w:i/>
        </w:rPr>
        <w:t>n</w:t>
      </w:r>
      <w:r>
        <w:rPr>
          <w:vertAlign w:val="subscript"/>
        </w:rPr>
        <w:t>D</w:t>
      </w:r>
      <w:proofErr w:type="spellEnd"/>
      <w:r>
        <w:t>. The numbers within brackets beside the chemical element labels represent, respectively, the percentage of examples that contain the said element in the low range of the property (lower than the 20% percentile), the percentage of examples that contain the said element in the high range of the property (higher than the 80% percentile), and the maximum atomic fraction of the element in one of the glasses in the dataset.</w:t>
      </w:r>
    </w:p>
    <w:p w14:paraId="0ECCBCDB" w14:textId="77777777" w:rsidR="00124B88" w:rsidRDefault="00124B88">
      <w:pPr>
        <w:spacing w:after="140" w:line="480" w:lineRule="auto"/>
        <w:ind w:firstLine="288"/>
        <w:jc w:val="both"/>
      </w:pPr>
    </w:p>
    <w:p w14:paraId="5F75D71A" w14:textId="77777777" w:rsidR="00124B88" w:rsidRDefault="00000000">
      <w:pPr>
        <w:spacing w:after="140" w:line="480" w:lineRule="auto"/>
        <w:ind w:firstLine="288"/>
        <w:jc w:val="both"/>
      </w:pPr>
      <w:r>
        <w:lastRenderedPageBreak/>
        <w:t xml:space="preserve">Figure 5a shows that large amounts of silicon, gallium, germanium, lanthanum, and barium contribute to increasing the </w:t>
      </w:r>
      <w:proofErr w:type="spellStart"/>
      <w:r>
        <w:rPr>
          <w:i/>
        </w:rPr>
        <w:t>T</w:t>
      </w:r>
      <w:r>
        <w:rPr>
          <w:vertAlign w:val="subscript"/>
        </w:rPr>
        <w:t>g</w:t>
      </w:r>
      <w:proofErr w:type="spellEnd"/>
      <w:r>
        <w:t xml:space="preserve"> of chalcogenide glasses, whereas thallium, selenium, and tellurium contribute to decreasing it. Sulfur, bismuth, indium, copper, and arsenic have a mixed effect; they can either increase or decrease this property, suggesting that these elements interact within the glass network in a complex way.</w:t>
      </w:r>
    </w:p>
    <w:p w14:paraId="46C9ED77" w14:textId="77777777" w:rsidR="00124B88" w:rsidRDefault="00000000">
      <w:pPr>
        <w:spacing w:after="140" w:line="480" w:lineRule="auto"/>
        <w:ind w:firstLine="288"/>
        <w:jc w:val="both"/>
      </w:pPr>
      <w:r>
        <w:t>Figure 5b shows that sulfur, selenium, and thallium increase CTE, while sodium, germanium, silicon, gallium, and antimony contribute to decreasing it. A mixed effect is observed for arsenic, tellurium, and phosphorus for this property.</w:t>
      </w:r>
    </w:p>
    <w:p w14:paraId="4BA7D315" w14:textId="77777777" w:rsidR="00124B88" w:rsidRDefault="00000000">
      <w:pPr>
        <w:spacing w:after="140" w:line="480" w:lineRule="auto"/>
        <w:ind w:firstLine="288"/>
        <w:jc w:val="both"/>
      </w:pPr>
      <w:r>
        <w:t xml:space="preserve">The properties discussed </w:t>
      </w:r>
      <w:proofErr w:type="spellStart"/>
      <w:r>
        <w:rPr>
          <w:i/>
        </w:rPr>
        <w:t>T</w:t>
      </w:r>
      <w:r>
        <w:rPr>
          <w:vertAlign w:val="subscript"/>
        </w:rPr>
        <w:t>g</w:t>
      </w:r>
      <w:proofErr w:type="spellEnd"/>
      <w:r>
        <w:t xml:space="preserve"> and CTE are related to the chemical bond energy. The analysis of the refractive index (a property that is not directly related to the chemical bond energies, but the polarizability of the elements) is shown in Figure 5c. Here, tellurion, arsenic, thallium, antimony, lead, silicon, and indium are elements that may increase this property, while sulfur, phosphorus, and germanium may decrease it. No clear mixed effect was observed by only looking at Figure 5c.</w:t>
      </w:r>
    </w:p>
    <w:p w14:paraId="0059B934" w14:textId="77777777" w:rsidR="00124B88" w:rsidRDefault="00000000">
      <w:pPr>
        <w:spacing w:after="140" w:line="480" w:lineRule="auto"/>
        <w:ind w:firstLine="288"/>
        <w:jc w:val="both"/>
      </w:pPr>
      <w:r>
        <w:t xml:space="preserve">Now, we will look in more detail at the magnitude of the SHAP values, which, as already mentioned, quantifies the impact of the elements on the final prediction of the model. Starting </w:t>
      </w:r>
      <w:r>
        <w:rPr>
          <w:color w:val="FF0000"/>
        </w:rPr>
        <w:t xml:space="preserve">with </w:t>
      </w:r>
      <w:r>
        <w:t xml:space="preserve">Fig. 5a, we see that silicon (6%), gadolinium (42%), and germanium (88%) can rise </w:t>
      </w:r>
      <w:proofErr w:type="spellStart"/>
      <w:r>
        <w:rPr>
          <w:i/>
        </w:rPr>
        <w:t>T</w:t>
      </w:r>
      <w:r>
        <w:rPr>
          <w:vertAlign w:val="subscript"/>
        </w:rPr>
        <w:t>g</w:t>
      </w:r>
      <w:proofErr w:type="spellEnd"/>
      <w:r>
        <w:t xml:space="preserve"> the most, up to about 170 K. The numbers in parentheses refer to the percentage of high </w:t>
      </w:r>
      <w:proofErr w:type="spellStart"/>
      <w:r>
        <w:rPr>
          <w:i/>
        </w:rPr>
        <w:t>T</w:t>
      </w:r>
      <w:r>
        <w:rPr>
          <w:vertAlign w:val="subscript"/>
        </w:rPr>
        <w:t>g</w:t>
      </w:r>
      <w:proofErr w:type="spellEnd"/>
      <w:r>
        <w:t xml:space="preserve"> glasses (above the 80% percentile) in the dataset containing these chemicals. As it can be seen, by simply looking at the number of reported chalcogenide glasses having high </w:t>
      </w:r>
      <w:proofErr w:type="spellStart"/>
      <w:r>
        <w:rPr>
          <w:i/>
        </w:rPr>
        <w:t>T</w:t>
      </w:r>
      <w:r>
        <w:rPr>
          <w:vertAlign w:val="subscript"/>
        </w:rPr>
        <w:t>g</w:t>
      </w:r>
      <w:proofErr w:type="spellEnd"/>
      <w:r>
        <w:t xml:space="preserve">, one could </w:t>
      </w:r>
      <w:sdt>
        <w:sdtPr>
          <w:id w:val="187926966"/>
        </w:sdtPr>
        <w:sdtContent>
          <w:r>
            <w:t>mis</w:t>
          </w:r>
        </w:sdtContent>
      </w:sdt>
      <w:sdt>
        <w:sdtPr>
          <w:id w:val="1352472929"/>
        </w:sdtPr>
        <w:sdtContent>
          <w:r>
            <w:t xml:space="preserve">s the significant impact of silicon on this property. </w:t>
          </w:r>
        </w:sdtContent>
      </w:sdt>
    </w:p>
    <w:p w14:paraId="0D22BAF0" w14:textId="77777777" w:rsidR="00124B88" w:rsidRDefault="00000000">
      <w:pPr>
        <w:spacing w:after="140" w:line="480" w:lineRule="auto"/>
        <w:ind w:firstLine="288"/>
        <w:jc w:val="both"/>
      </w:pPr>
      <w:r>
        <w:t xml:space="preserve">Similarly, thallium (22.3%), selenium (80.7%), and tellurium (42.6%) can decrease </w:t>
      </w:r>
      <w:proofErr w:type="spellStart"/>
      <w:r>
        <w:rPr>
          <w:i/>
        </w:rPr>
        <w:t>T</w:t>
      </w:r>
      <w:r>
        <w:rPr>
          <w:vertAlign w:val="subscript"/>
        </w:rPr>
        <w:t>g</w:t>
      </w:r>
      <w:proofErr w:type="spellEnd"/>
      <w:r>
        <w:t xml:space="preserve"> the most, down by about 100 K in the extreme case. The numbers in parentheses refer to the percentage of low </w:t>
      </w:r>
      <w:proofErr w:type="spellStart"/>
      <w:r>
        <w:rPr>
          <w:i/>
        </w:rPr>
        <w:t>T</w:t>
      </w:r>
      <w:r>
        <w:rPr>
          <w:vertAlign w:val="subscript"/>
        </w:rPr>
        <w:t>g</w:t>
      </w:r>
      <w:proofErr w:type="spellEnd"/>
      <w:r>
        <w:t xml:space="preserve"> glasses (below the 20% percentile) in the dataset containing these chemicals. As previously mentioned, these analyses provide us with rich information to </w:t>
      </w:r>
      <w:r>
        <w:lastRenderedPageBreak/>
        <w:t>empirically design new chalcogenide glasses. The following paragraphs explore the other two properties, with the numbers in parentheses having the same meaning.</w:t>
      </w:r>
    </w:p>
    <w:p w14:paraId="086A41C3" w14:textId="77777777" w:rsidR="00124B88" w:rsidRDefault="00000000">
      <w:pPr>
        <w:spacing w:after="140" w:line="480" w:lineRule="auto"/>
        <w:ind w:firstLine="288"/>
        <w:jc w:val="both"/>
      </w:pPr>
      <w:r>
        <w:t xml:space="preserve">Figure 5b shows that sulfur, zinc, sodium, germanium, silicon, and selenium are the elements with the most significant impact on increasing CTE, which can amount to 0.25 in the base-10 logarithm scale for the most extreme case. Interestingly, germanium only increases CTE when present in small quantities, but even so, it has a significant impact on this property. Germanium, silicon, and gallium play the most significant role in decreasing CTE, reaching up to 0.2 in the base-10 logarithm scale. </w:t>
      </w:r>
    </w:p>
    <w:p w14:paraId="6F699D03" w14:textId="77777777" w:rsidR="00124B88" w:rsidRDefault="00000000">
      <w:pPr>
        <w:spacing w:after="140" w:line="480" w:lineRule="auto"/>
        <w:ind w:firstLine="288"/>
        <w:jc w:val="both"/>
      </w:pPr>
      <w:r>
        <w:t xml:space="preserve">Finally, Figure 5c shows that tellurium, arsenic, and thallium can significantly increase </w:t>
      </w:r>
      <w:proofErr w:type="spellStart"/>
      <w:r>
        <w:rPr>
          <w:i/>
        </w:rPr>
        <w:t>n</w:t>
      </w:r>
      <w:r>
        <w:rPr>
          <w:vertAlign w:val="subscript"/>
        </w:rPr>
        <w:t>D</w:t>
      </w:r>
      <w:proofErr w:type="spellEnd"/>
      <w:r>
        <w:t>, the first reaching an impressive impact of 0.4 on this property. Meanwhile, sulfur and phosphorus can decrease this property by more than 0.2.</w:t>
      </w:r>
    </w:p>
    <w:p w14:paraId="41B95C1A" w14:textId="77777777" w:rsidR="00124B88" w:rsidRDefault="00000000">
      <w:pPr>
        <w:pStyle w:val="Ttulo2"/>
      </w:pPr>
      <w:r>
        <w:t>SHAP interaction analysis</w:t>
      </w:r>
    </w:p>
    <w:p w14:paraId="7F0F267C" w14:textId="77777777" w:rsidR="00124B88" w:rsidRDefault="00000000">
      <w:pPr>
        <w:spacing w:after="140" w:line="480" w:lineRule="auto"/>
        <w:ind w:firstLine="288"/>
        <w:jc w:val="both"/>
      </w:pPr>
      <w:r>
        <w:t xml:space="preserve">Another way to interpret the induced models is by computing the SHAP interaction values. According to Lundberg et al., “SHAP interaction values can be interpreted as the difference between the SHAP values for feature </w:t>
      </w:r>
      <w:proofErr w:type="spellStart"/>
      <w:r>
        <w:rPr>
          <w:i/>
        </w:rPr>
        <w:t>i</w:t>
      </w:r>
      <w:proofErr w:type="spellEnd"/>
      <w:r>
        <w:t xml:space="preserve"> when feature </w:t>
      </w:r>
      <w:r>
        <w:rPr>
          <w:i/>
        </w:rPr>
        <w:t>j</w:t>
      </w:r>
      <w:r>
        <w:t xml:space="preserve"> is present and the SHAP values for feature </w:t>
      </w:r>
      <w:proofErr w:type="spellStart"/>
      <w:r>
        <w:rPr>
          <w:i/>
        </w:rPr>
        <w:t>i</w:t>
      </w:r>
      <w:proofErr w:type="spellEnd"/>
      <w:r>
        <w:t xml:space="preserve"> when feature </w:t>
      </w:r>
      <w:r>
        <w:rPr>
          <w:i/>
        </w:rPr>
        <w:t>j</w:t>
      </w:r>
      <w:r>
        <w:t xml:space="preserve"> is absent” </w:t>
      </w:r>
      <w:bookmarkStart w:id="50" w:name="bookmark=id.1hmsyys"/>
      <w:bookmarkEnd w:id="50"/>
      <w:r>
        <w:t>[24]. Thus, if the chemical elements A and B have a null SHAP interaction value for a given property, then the contribution of element A to the property is independent of the presence of element B and vice-versa.</w:t>
      </w:r>
    </w:p>
    <w:p w14:paraId="03446979" w14:textId="77777777" w:rsidR="00124B88" w:rsidRDefault="00000000">
      <w:pPr>
        <w:spacing w:after="140" w:line="480" w:lineRule="auto"/>
        <w:ind w:firstLine="288"/>
        <w:jc w:val="both"/>
      </w:pPr>
      <w:r>
        <w:t xml:space="preserve">What is particularly interesting for glass science and glass composition design is when the SHAP interaction value is significantly higher than zero. </w:t>
      </w:r>
      <w:r>
        <w:rPr>
          <w:color w:val="FF0000"/>
        </w:rPr>
        <w:t>A famous case of interaction between chemical elements in oxide glasses</w:t>
      </w:r>
      <w:r>
        <w:t xml:space="preserve"> (as recently pointed out by Ravinder and co-authors </w:t>
      </w:r>
      <w:bookmarkStart w:id="51" w:name="bookmark=id.41mghml"/>
      <w:bookmarkEnd w:id="51"/>
      <w:r>
        <w:t xml:space="preserve">[12,14]) is the well-known boron anomaly </w:t>
      </w:r>
      <w:bookmarkStart w:id="52" w:name="bookmark=id.2grqrue"/>
      <w:bookmarkEnd w:id="52"/>
      <w:r>
        <w:t xml:space="preserve">[31–33]. This anomaly is explained by the change in the number of the boron network bridging oxygens with the increase of network modifier elements, such as the alkali and alkali-earth. Thus, any property that depends on the </w:t>
      </w:r>
      <w:r>
        <w:lastRenderedPageBreak/>
        <w:t>connectivity of the glass network will be affected by an interaction of boron with the modifiers, thus yielding a higher SHAP interaction value.</w:t>
      </w:r>
    </w:p>
    <w:p w14:paraId="728EF556" w14:textId="77777777" w:rsidR="00124B88" w:rsidRDefault="00000000">
      <w:pPr>
        <w:spacing w:after="140" w:line="480" w:lineRule="auto"/>
        <w:ind w:firstLine="288"/>
        <w:jc w:val="both"/>
      </w:pPr>
      <w:r>
        <w:t xml:space="preserve">Figure 6 shows the SHAP interaction values for the three studied properties for the most relevant pairs of chemical elements. Figure 6a shows that the higher SHAP interaction values for </w:t>
      </w:r>
      <w:proofErr w:type="spellStart"/>
      <w:r>
        <w:rPr>
          <w:i/>
        </w:rPr>
        <w:t>T</w:t>
      </w:r>
      <w:r>
        <w:rPr>
          <w:vertAlign w:val="subscript"/>
        </w:rPr>
        <w:t>g</w:t>
      </w:r>
      <w:proofErr w:type="spellEnd"/>
      <w:r>
        <w:t xml:space="preserve"> occur for pairs containing germanium, sulfur, arsenic, selenium, tellurium, and gallium. The pairs arsenic-germanium and sulfur-selenium are particularly interesting, as they have the </w:t>
      </w:r>
      <w:r>
        <w:rPr>
          <w:i/>
        </w:rPr>
        <w:t>highest</w:t>
      </w:r>
      <w:r>
        <w:t xml:space="preserve"> SHAP interaction values. All these elements can form glass networks; hence this figure indicates the mixed-former effect on the glass transition temperature of chalcogenide glasses.</w:t>
      </w:r>
    </w:p>
    <w:p w14:paraId="7166CECA" w14:textId="77777777" w:rsidR="00124B88" w:rsidRDefault="00000000">
      <w:pPr>
        <w:spacing w:after="140" w:line="480" w:lineRule="auto"/>
        <w:ind w:firstLine="288"/>
        <w:jc w:val="both"/>
      </w:pPr>
      <w:r>
        <w:t>Similarly, Figures 6b and 6c show that the higher SHAP interaction values for log</w:t>
      </w:r>
      <w:r>
        <w:rPr>
          <w:vertAlign w:val="subscript"/>
        </w:rPr>
        <w:t>10</w:t>
      </w:r>
      <w:r>
        <w:t xml:space="preserve">(CTE) and </w:t>
      </w:r>
      <w:proofErr w:type="spellStart"/>
      <w:r>
        <w:rPr>
          <w:i/>
        </w:rPr>
        <w:t>n</w:t>
      </w:r>
      <w:r>
        <w:rPr>
          <w:vertAlign w:val="subscript"/>
        </w:rPr>
        <w:t>D</w:t>
      </w:r>
      <w:proofErr w:type="spellEnd"/>
      <w:r>
        <w:t xml:space="preserve"> occur for pairs containing a subset of the elements mentioned above for </w:t>
      </w:r>
      <w:proofErr w:type="spellStart"/>
      <w:r>
        <w:rPr>
          <w:i/>
        </w:rPr>
        <w:t>T</w:t>
      </w:r>
      <w:r>
        <w:rPr>
          <w:vertAlign w:val="subscript"/>
        </w:rPr>
        <w:t>g</w:t>
      </w:r>
      <w:proofErr w:type="spellEnd"/>
      <w:r>
        <w:t>. For log</w:t>
      </w:r>
      <w:r>
        <w:rPr>
          <w:vertAlign w:val="subscript"/>
        </w:rPr>
        <w:t>10</w:t>
      </w:r>
      <w:r>
        <w:t xml:space="preserve">(CTE) the elements with higher SHAP interaction values are germanium, arsenic, sulfur, and selenium, and for </w:t>
      </w:r>
      <w:proofErr w:type="spellStart"/>
      <w:r>
        <w:rPr>
          <w:i/>
        </w:rPr>
        <w:t>n</w:t>
      </w:r>
      <w:r>
        <w:rPr>
          <w:vertAlign w:val="subscript"/>
        </w:rPr>
        <w:t>D</w:t>
      </w:r>
      <w:proofErr w:type="spellEnd"/>
      <w:r>
        <w:t>, the key elements are sulfur, selenium, arsenic, tellurium, and germanium. Interestingly, the arsenic-germanium pair shows the highest SHAP interaction values for log</w:t>
      </w:r>
      <w:r>
        <w:rPr>
          <w:vertAlign w:val="subscript"/>
        </w:rPr>
        <w:t>10</w:t>
      </w:r>
      <w:r>
        <w:t xml:space="preserve">(CTE), whereas the sulfur-selenium pair shows the highest value for </w:t>
      </w:r>
      <w:proofErr w:type="spellStart"/>
      <w:r>
        <w:rPr>
          <w:i/>
        </w:rPr>
        <w:t>n</w:t>
      </w:r>
      <w:r>
        <w:rPr>
          <w:vertAlign w:val="subscript"/>
        </w:rPr>
        <w:t>D</w:t>
      </w:r>
      <w:proofErr w:type="spellEnd"/>
      <w:r>
        <w:t xml:space="preserve">. These two pairs also show the highest SHAP interaction values in the </w:t>
      </w:r>
      <w:proofErr w:type="spellStart"/>
      <w:r>
        <w:rPr>
          <w:i/>
        </w:rPr>
        <w:t>T</w:t>
      </w:r>
      <w:r>
        <w:rPr>
          <w:vertAlign w:val="subscript"/>
        </w:rPr>
        <w:t>g</w:t>
      </w:r>
      <w:proofErr w:type="spellEnd"/>
      <w:r>
        <w:t xml:space="preserve"> analysis.</w:t>
      </w:r>
    </w:p>
    <w:p w14:paraId="1018178B" w14:textId="77777777" w:rsidR="00124B88" w:rsidRDefault="00000000">
      <w:pPr>
        <w:spacing w:after="140" w:line="480" w:lineRule="auto"/>
        <w:ind w:firstLine="288"/>
        <w:jc w:val="both"/>
      </w:pPr>
      <w:r>
        <w:t xml:space="preserve">The above discussions show that the SHAP analysis not only reveals the individual effect of the chemical elements on the glass properties and their respective magnitudes but also gives clues on non-trivial, useful </w:t>
      </w:r>
      <w:r>
        <w:rPr>
          <w:i/>
          <w:iCs/>
        </w:rPr>
        <w:t>interactions</w:t>
      </w:r>
      <w:r>
        <w:t xml:space="preserve"> between element pairs.</w:t>
      </w:r>
    </w:p>
    <w:p w14:paraId="074BE23A" w14:textId="77777777" w:rsidR="00124B88" w:rsidRDefault="00124B88">
      <w:pPr>
        <w:spacing w:after="140" w:line="480" w:lineRule="auto"/>
        <w:ind w:firstLine="288"/>
        <w:jc w:val="both"/>
      </w:pPr>
    </w:p>
    <w:p w14:paraId="05327D6D" w14:textId="77777777" w:rsidR="00124B88" w:rsidRDefault="00000000">
      <w:pPr>
        <w:spacing w:line="480" w:lineRule="auto"/>
        <w:ind w:firstLine="288"/>
        <w:jc w:val="center"/>
      </w:pPr>
      <w:r>
        <w:rPr>
          <w:noProof/>
        </w:rPr>
        <w:lastRenderedPageBreak/>
        <w:drawing>
          <wp:inline distT="0" distB="0" distL="0" distR="0" wp14:anchorId="543BDD35" wp14:editId="17A21A77">
            <wp:extent cx="3657600" cy="3676015"/>
            <wp:effectExtent l="0" t="0" r="0" b="0"/>
            <wp:docPr id="1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a:picLocks noChangeAspect="1" noChangeArrowheads="1"/>
                    </pic:cNvPicPr>
                  </pic:nvPicPr>
                  <pic:blipFill>
                    <a:blip r:embed="rId20"/>
                    <a:stretch>
                      <a:fillRect/>
                    </a:stretch>
                  </pic:blipFill>
                  <pic:spPr bwMode="auto">
                    <a:xfrm>
                      <a:off x="0" y="0"/>
                      <a:ext cx="3657600" cy="3676015"/>
                    </a:xfrm>
                    <a:prstGeom prst="rect">
                      <a:avLst/>
                    </a:prstGeom>
                  </pic:spPr>
                </pic:pic>
              </a:graphicData>
            </a:graphic>
          </wp:inline>
        </w:drawing>
      </w:r>
    </w:p>
    <w:p w14:paraId="7D027478" w14:textId="77777777" w:rsidR="00124B88" w:rsidRDefault="00000000">
      <w:pPr>
        <w:spacing w:after="140" w:line="480" w:lineRule="auto"/>
        <w:ind w:firstLine="288"/>
        <w:jc w:val="center"/>
      </w:pPr>
      <w:r>
        <w:t xml:space="preserve">(a) </w:t>
      </w:r>
    </w:p>
    <w:p w14:paraId="623B106F" w14:textId="77777777" w:rsidR="00124B88" w:rsidRDefault="00000000">
      <w:pPr>
        <w:spacing w:line="480" w:lineRule="auto"/>
        <w:ind w:firstLine="288"/>
        <w:jc w:val="center"/>
      </w:pPr>
      <w:r>
        <w:rPr>
          <w:noProof/>
        </w:rPr>
        <w:drawing>
          <wp:inline distT="0" distB="0" distL="0" distR="0" wp14:anchorId="40DE0366" wp14:editId="2035346D">
            <wp:extent cx="3657600" cy="3676015"/>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pic:cNvPicPr>
                      <a:picLocks noChangeAspect="1" noChangeArrowheads="1"/>
                    </pic:cNvPicPr>
                  </pic:nvPicPr>
                  <pic:blipFill>
                    <a:blip r:embed="rId21"/>
                    <a:stretch>
                      <a:fillRect/>
                    </a:stretch>
                  </pic:blipFill>
                  <pic:spPr bwMode="auto">
                    <a:xfrm>
                      <a:off x="0" y="0"/>
                      <a:ext cx="3657600" cy="3676015"/>
                    </a:xfrm>
                    <a:prstGeom prst="rect">
                      <a:avLst/>
                    </a:prstGeom>
                  </pic:spPr>
                </pic:pic>
              </a:graphicData>
            </a:graphic>
          </wp:inline>
        </w:drawing>
      </w:r>
    </w:p>
    <w:p w14:paraId="0EF26172" w14:textId="77777777" w:rsidR="00124B88" w:rsidRDefault="00000000">
      <w:pPr>
        <w:spacing w:after="140" w:line="480" w:lineRule="auto"/>
        <w:ind w:firstLine="288"/>
        <w:jc w:val="center"/>
      </w:pPr>
      <w:r>
        <w:t xml:space="preserve">(b) </w:t>
      </w:r>
    </w:p>
    <w:p w14:paraId="03911435" w14:textId="77777777" w:rsidR="00124B88" w:rsidRDefault="00000000">
      <w:pPr>
        <w:spacing w:line="480" w:lineRule="auto"/>
        <w:ind w:firstLine="288"/>
        <w:jc w:val="center"/>
      </w:pPr>
      <w:r>
        <w:rPr>
          <w:noProof/>
        </w:rPr>
        <w:lastRenderedPageBreak/>
        <w:drawing>
          <wp:inline distT="0" distB="0" distL="0" distR="0" wp14:anchorId="3429014E" wp14:editId="2423E0A9">
            <wp:extent cx="3657600" cy="3676015"/>
            <wp:effectExtent l="0" t="0" r="0" b="0"/>
            <wp:docPr id="1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pic:cNvPicPr>
                      <a:picLocks noChangeAspect="1" noChangeArrowheads="1"/>
                    </pic:cNvPicPr>
                  </pic:nvPicPr>
                  <pic:blipFill>
                    <a:blip r:embed="rId22"/>
                    <a:stretch>
                      <a:fillRect/>
                    </a:stretch>
                  </pic:blipFill>
                  <pic:spPr bwMode="auto">
                    <a:xfrm>
                      <a:off x="0" y="0"/>
                      <a:ext cx="3657600" cy="3676015"/>
                    </a:xfrm>
                    <a:prstGeom prst="rect">
                      <a:avLst/>
                    </a:prstGeom>
                  </pic:spPr>
                </pic:pic>
              </a:graphicData>
            </a:graphic>
          </wp:inline>
        </w:drawing>
      </w:r>
    </w:p>
    <w:p w14:paraId="6FC0D4CC" w14:textId="77777777" w:rsidR="00124B88" w:rsidRDefault="00000000">
      <w:pPr>
        <w:spacing w:after="140" w:line="480" w:lineRule="auto"/>
        <w:ind w:firstLine="288"/>
        <w:jc w:val="center"/>
      </w:pPr>
      <w:r>
        <w:t xml:space="preserve">(c) </w:t>
      </w:r>
    </w:p>
    <w:p w14:paraId="53B08201" w14:textId="77777777" w:rsidR="00124B88" w:rsidRDefault="00000000">
      <w:pPr>
        <w:spacing w:after="140" w:line="480" w:lineRule="auto"/>
        <w:jc w:val="both"/>
      </w:pPr>
      <w:r>
        <w:t>Figure 6: 2D histogram of the SHAP interaction values for (</w:t>
      </w:r>
      <w:r>
        <w:rPr>
          <w:b/>
        </w:rPr>
        <w:t>a</w:t>
      </w:r>
      <w:r>
        <w:t xml:space="preserve">) </w:t>
      </w:r>
      <w:proofErr w:type="spellStart"/>
      <w:r>
        <w:rPr>
          <w:i/>
        </w:rPr>
        <w:t>T</w:t>
      </w:r>
      <w:r>
        <w:rPr>
          <w:vertAlign w:val="subscript"/>
        </w:rPr>
        <w:t>g</w:t>
      </w:r>
      <w:proofErr w:type="spellEnd"/>
      <w:r>
        <w:t>, (</w:t>
      </w:r>
      <w:r>
        <w:rPr>
          <w:b/>
        </w:rPr>
        <w:t>b</w:t>
      </w:r>
      <w:r>
        <w:t>) log</w:t>
      </w:r>
      <w:r>
        <w:rPr>
          <w:vertAlign w:val="subscript"/>
        </w:rPr>
        <w:t>10</w:t>
      </w:r>
      <w:r>
        <w:t>(CTE), and (</w:t>
      </w:r>
      <w:r>
        <w:rPr>
          <w:b/>
        </w:rPr>
        <w:t>c</w:t>
      </w:r>
      <w:r>
        <w:t xml:space="preserve">) </w:t>
      </w:r>
      <w:proofErr w:type="spellStart"/>
      <w:r>
        <w:rPr>
          <w:i/>
        </w:rPr>
        <w:t>n</w:t>
      </w:r>
      <w:r>
        <w:rPr>
          <w:vertAlign w:val="subscript"/>
        </w:rPr>
        <w:t>D</w:t>
      </w:r>
      <w:proofErr w:type="spellEnd"/>
      <w:r>
        <w:t xml:space="preserve">. </w:t>
      </w:r>
      <w:r>
        <w:rPr>
          <w:color w:val="FF0000"/>
        </w:rPr>
        <w:t>The diagonal (where the interaction strength is zero) was removed.</w:t>
      </w:r>
    </w:p>
    <w:p w14:paraId="35784FC8" w14:textId="77777777" w:rsidR="00124B88" w:rsidRDefault="00124B88">
      <w:pPr>
        <w:spacing w:after="140" w:line="480" w:lineRule="auto"/>
        <w:ind w:firstLine="288"/>
        <w:jc w:val="both"/>
      </w:pPr>
    </w:p>
    <w:p w14:paraId="63998951" w14:textId="77777777" w:rsidR="00124B88" w:rsidRDefault="00000000">
      <w:pPr>
        <w:pStyle w:val="Ttulo1"/>
        <w:numPr>
          <w:ilvl w:val="0"/>
          <w:numId w:val="1"/>
        </w:numPr>
      </w:pPr>
      <w:r>
        <w:t>Summary and conclusions</w:t>
      </w:r>
    </w:p>
    <w:p w14:paraId="1435C437" w14:textId="77777777" w:rsidR="00124B88" w:rsidRDefault="00000000">
      <w:pPr>
        <w:spacing w:after="140" w:line="480" w:lineRule="auto"/>
        <w:ind w:firstLine="288"/>
        <w:jc w:val="both"/>
      </w:pPr>
      <w:r>
        <w:t>In this study, we collected over nine thousand composition-property sets for three properties of chalcogenide glasses. Current chalcogenide formulations comprise 58 chemical elements, with 1 to 6 elements in each glass. We used these data to train and test four different ML algorithms to compute composition-property relationships for this important glass family, for the first time. The RF and k-NN algorithms outperformed the MLP and CART algorithms in predictive performance, confirming previous results for oxide glasses.</w:t>
      </w:r>
    </w:p>
    <w:p w14:paraId="6DB53903" w14:textId="77777777" w:rsidR="00124B88" w:rsidRDefault="00000000">
      <w:pPr>
        <w:spacing w:after="140" w:line="480" w:lineRule="auto"/>
        <w:ind w:firstLine="288"/>
        <w:jc w:val="both"/>
      </w:pPr>
      <w:r>
        <w:lastRenderedPageBreak/>
        <w:t xml:space="preserve">A SHAP analysis of the RF models indicated the key elements that significantly increase or decrease the value of the tested properties and their maximum possible variation. For instance: germanium, silicon, and gallium increase </w:t>
      </w:r>
      <w:proofErr w:type="spellStart"/>
      <w:r>
        <w:rPr>
          <w:i/>
        </w:rPr>
        <w:t>T</w:t>
      </w:r>
      <w:r>
        <w:rPr>
          <w:vertAlign w:val="subscript"/>
        </w:rPr>
        <w:t>g</w:t>
      </w:r>
      <w:proofErr w:type="spellEnd"/>
      <w:r>
        <w:t xml:space="preserve"> and decrease CTE. This occurs likely because these elements rise the interatomic bond strength of these covalent glasses, whereas selenium has the opposite effect on these properties. Tellurium, arsenic, thallium, and antimony increase </w:t>
      </w:r>
      <w:proofErr w:type="spellStart"/>
      <w:r>
        <w:rPr>
          <w:i/>
        </w:rPr>
        <w:t>n</w:t>
      </w:r>
      <w:r>
        <w:rPr>
          <w:vertAlign w:val="subscript"/>
        </w:rPr>
        <w:t>D</w:t>
      </w:r>
      <w:proofErr w:type="spellEnd"/>
      <w:r>
        <w:t>, which depends mostly on polarizability, whereas sulfur and phosphorus diminish it.</w:t>
      </w:r>
    </w:p>
    <w:p w14:paraId="5C59096C" w14:textId="77777777" w:rsidR="00124B88" w:rsidRDefault="00000000">
      <w:pPr>
        <w:spacing w:after="140" w:line="480" w:lineRule="auto"/>
        <w:ind w:firstLine="288"/>
        <w:jc w:val="both"/>
      </w:pPr>
      <w:r>
        <w:t xml:space="preserve">A SHAP interaction analysis revealed some element pairs that potentially exhibit the mixed-former effect:  arsenic-germanium and sulfur-selenium. </w:t>
      </w:r>
    </w:p>
    <w:p w14:paraId="5ECB4C46" w14:textId="77777777" w:rsidR="00124B88" w:rsidRDefault="00000000">
      <w:pPr>
        <w:spacing w:after="140" w:line="480" w:lineRule="auto"/>
        <w:ind w:firstLine="288"/>
        <w:jc w:val="both"/>
      </w:pPr>
      <w:r>
        <w:t xml:space="preserve">This knowledge about the effect of each element on properties can be precious for semi-empirical compositional development trials of chalcogenide glasses. Besides, the induced predictive models can be used for the computer-aided design of new chalcogenide glasses having desired combinations of properties. However, due to the limited dataset used for training these models, unsatisfactory predictions will likely result </w:t>
      </w:r>
      <w:r>
        <w:rPr>
          <w:color w:val="FF0000"/>
        </w:rPr>
        <w:t xml:space="preserve">in </w:t>
      </w:r>
      <w:r>
        <w:t>searching for chemical compositions that are too far away from those present in the training dataset. The same restriction applies to other substances, such as oxide, metallic, and organic glasses. One solution to mitigate this problem is to significantly extend the available composition-property dataset.</w:t>
      </w:r>
    </w:p>
    <w:p w14:paraId="383A03AE" w14:textId="77777777" w:rsidR="00124B88" w:rsidRDefault="00124B88">
      <w:pPr>
        <w:spacing w:after="140" w:line="480" w:lineRule="auto"/>
        <w:ind w:firstLine="288"/>
        <w:jc w:val="both"/>
      </w:pPr>
    </w:p>
    <w:p w14:paraId="24ABF36B" w14:textId="77777777" w:rsidR="00124B88" w:rsidRDefault="00000000">
      <w:pPr>
        <w:spacing w:before="173" w:after="144" w:line="480" w:lineRule="auto"/>
        <w:jc w:val="both"/>
      </w:pPr>
      <w:r>
        <w:rPr>
          <w:b/>
        </w:rPr>
        <w:t>Acknowledgments</w:t>
      </w:r>
    </w:p>
    <w:p w14:paraId="73A6151A" w14:textId="77777777" w:rsidR="00124B88" w:rsidRDefault="00000000">
      <w:pPr>
        <w:spacing w:after="140" w:line="480" w:lineRule="auto"/>
        <w:ind w:firstLine="288"/>
        <w:jc w:val="both"/>
      </w:pPr>
      <w:r>
        <w:t xml:space="preserve">The São Paulo Research Foundation (FAPESP) financed this study through </w:t>
      </w:r>
      <w:proofErr w:type="gramStart"/>
      <w:r>
        <w:t>grants  2017</w:t>
      </w:r>
      <w:proofErr w:type="gramEnd"/>
      <w:r>
        <w:t>/12491-0, 2018/07319-6, 2017/06161-7, 2018/14819-5, 2013/07375-0 (CEPID), and 2013/07793-6 (CEPID).</w:t>
      </w:r>
    </w:p>
    <w:p w14:paraId="4584805B" w14:textId="77777777" w:rsidR="00124B88" w:rsidRDefault="00000000">
      <w:pPr>
        <w:spacing w:before="173" w:after="144" w:line="480" w:lineRule="auto"/>
        <w:jc w:val="both"/>
        <w:rPr>
          <w:b/>
        </w:rPr>
      </w:pPr>
      <w:r>
        <w:br w:type="page"/>
      </w:r>
    </w:p>
    <w:p w14:paraId="073CEAEB" w14:textId="77777777" w:rsidR="00124B88" w:rsidRDefault="00000000">
      <w:pPr>
        <w:spacing w:before="173" w:after="144" w:line="480" w:lineRule="auto"/>
        <w:jc w:val="both"/>
      </w:pPr>
      <w:r>
        <w:rPr>
          <w:b/>
        </w:rPr>
        <w:lastRenderedPageBreak/>
        <w:t>Competing interest statement</w:t>
      </w:r>
    </w:p>
    <w:p w14:paraId="470CF444" w14:textId="77777777" w:rsidR="00124B88" w:rsidRDefault="00000000">
      <w:pPr>
        <w:spacing w:after="140" w:line="480" w:lineRule="auto"/>
        <w:ind w:firstLine="288"/>
        <w:jc w:val="both"/>
      </w:pPr>
      <w:r>
        <w:t>The authors declare no competing financial or non-financial interests.</w:t>
      </w:r>
    </w:p>
    <w:p w14:paraId="5703A5B3" w14:textId="77777777" w:rsidR="00124B88" w:rsidRDefault="00000000">
      <w:pPr>
        <w:spacing w:before="173" w:line="360" w:lineRule="auto"/>
        <w:jc w:val="both"/>
      </w:pPr>
      <w:proofErr w:type="spellStart"/>
      <w:r>
        <w:rPr>
          <w:b/>
        </w:rPr>
        <w:t>CRediT</w:t>
      </w:r>
      <w:proofErr w:type="spellEnd"/>
      <w:r>
        <w:rPr>
          <w:b/>
        </w:rPr>
        <w:t xml:space="preserve"> author statement</w:t>
      </w:r>
    </w:p>
    <w:p w14:paraId="41F8AB6E" w14:textId="77777777" w:rsidR="00124B88" w:rsidRDefault="00000000">
      <w:pPr>
        <w:spacing w:after="140" w:line="480" w:lineRule="auto"/>
        <w:ind w:firstLine="288"/>
        <w:jc w:val="both"/>
      </w:pPr>
      <w:proofErr w:type="spellStart"/>
      <w:r>
        <w:rPr>
          <w:b/>
        </w:rPr>
        <w:t>Saulo</w:t>
      </w:r>
      <w:proofErr w:type="spellEnd"/>
      <w:r>
        <w:rPr>
          <w:b/>
        </w:rPr>
        <w:t xml:space="preserve"> </w:t>
      </w:r>
      <w:proofErr w:type="spellStart"/>
      <w:r>
        <w:rPr>
          <w:b/>
        </w:rPr>
        <w:t>Martiello</w:t>
      </w:r>
      <w:proofErr w:type="spellEnd"/>
      <w:r>
        <w:rPr>
          <w:b/>
        </w:rPr>
        <w:t xml:space="preserve"> </w:t>
      </w:r>
      <w:proofErr w:type="spellStart"/>
      <w:r>
        <w:rPr>
          <w:b/>
        </w:rPr>
        <w:t>Mastelini</w:t>
      </w:r>
      <w:proofErr w:type="spellEnd"/>
      <w:r>
        <w:t xml:space="preserve">: Methodology, Software, Investigation, Data Curation, Writing - Review &amp; Editing. </w:t>
      </w:r>
      <w:r>
        <w:rPr>
          <w:b/>
        </w:rPr>
        <w:t xml:space="preserve">Daniel R. </w:t>
      </w:r>
      <w:proofErr w:type="spellStart"/>
      <w:r>
        <w:rPr>
          <w:b/>
        </w:rPr>
        <w:t>Cassar</w:t>
      </w:r>
      <w:proofErr w:type="spellEnd"/>
      <w:r>
        <w:t xml:space="preserve">: Software, Formal Analysis, Data Curation, Writing - Original Draft, Writing - Review &amp; Editing, Visualization. </w:t>
      </w:r>
      <w:proofErr w:type="spellStart"/>
      <w:r>
        <w:rPr>
          <w:b/>
        </w:rPr>
        <w:t>Edesio</w:t>
      </w:r>
      <w:proofErr w:type="spellEnd"/>
      <w:r>
        <w:rPr>
          <w:b/>
        </w:rPr>
        <w:t xml:space="preserve"> </w:t>
      </w:r>
      <w:proofErr w:type="spellStart"/>
      <w:r>
        <w:rPr>
          <w:b/>
        </w:rPr>
        <w:t>Alcobaça</w:t>
      </w:r>
      <w:proofErr w:type="spellEnd"/>
      <w:r>
        <w:t xml:space="preserve">: Methodology, Software, Data Curation, Writing - Review &amp; Editing, Visualization. </w:t>
      </w:r>
      <w:r>
        <w:rPr>
          <w:b/>
        </w:rPr>
        <w:t xml:space="preserve">Tiago </w:t>
      </w:r>
      <w:proofErr w:type="spellStart"/>
      <w:r>
        <w:rPr>
          <w:b/>
        </w:rPr>
        <w:t>Botari</w:t>
      </w:r>
      <w:proofErr w:type="spellEnd"/>
      <w:r>
        <w:t xml:space="preserve">: Methodology, Software, Data Curation, Writing - Review &amp; Editing. </w:t>
      </w:r>
      <w:r>
        <w:rPr>
          <w:b/>
        </w:rPr>
        <w:t>André C.P.L.F. de Carvalho</w:t>
      </w:r>
      <w:r>
        <w:t xml:space="preserve">: Resources, Data Curation, Writing - Review &amp; Editing, Supervision, Funding acquisition. </w:t>
      </w:r>
      <w:r>
        <w:rPr>
          <w:b/>
        </w:rPr>
        <w:t>Edgar D. Zanotto</w:t>
      </w:r>
      <w:r>
        <w:t>: Conceptualization, Formal Analysis, Data Curation, Writing - Original Draft, Writing - Review &amp; Editing, Supervision, Funding acquisition.</w:t>
      </w:r>
    </w:p>
    <w:p w14:paraId="7BD567E9" w14:textId="77777777" w:rsidR="00124B88" w:rsidRDefault="00000000">
      <w:pPr>
        <w:pStyle w:val="Ttulo1"/>
      </w:pPr>
      <w:r>
        <w:br w:type="page"/>
      </w:r>
    </w:p>
    <w:p w14:paraId="45004463" w14:textId="77777777" w:rsidR="00124B88" w:rsidRDefault="00000000">
      <w:pPr>
        <w:pStyle w:val="Ttulo1"/>
        <w:numPr>
          <w:ilvl w:val="0"/>
          <w:numId w:val="1"/>
        </w:numPr>
      </w:pPr>
      <w:r>
        <w:lastRenderedPageBreak/>
        <w:t>Appendix</w:t>
      </w:r>
    </w:p>
    <w:p w14:paraId="364C75CA" w14:textId="77777777" w:rsidR="00124B88" w:rsidRDefault="00000000">
      <w:pPr>
        <w:spacing w:after="140" w:line="480" w:lineRule="auto"/>
        <w:ind w:firstLine="288"/>
        <w:jc w:val="both"/>
      </w:pPr>
      <w:r>
        <w:t>Table A.1 shows the hyperparameter tuning space and the best values obtained after tuning.</w:t>
      </w:r>
    </w:p>
    <w:tbl>
      <w:tblPr>
        <w:tblW w:w="8433" w:type="dxa"/>
        <w:tblLayout w:type="fixed"/>
        <w:tblCellMar>
          <w:top w:w="55" w:type="dxa"/>
          <w:left w:w="55" w:type="dxa"/>
          <w:bottom w:w="55" w:type="dxa"/>
          <w:right w:w="55" w:type="dxa"/>
        </w:tblCellMar>
        <w:tblLook w:val="04A0" w:firstRow="1" w:lastRow="0" w:firstColumn="1" w:lastColumn="0" w:noHBand="0" w:noVBand="1"/>
      </w:tblPr>
      <w:tblGrid>
        <w:gridCol w:w="980"/>
        <w:gridCol w:w="1996"/>
        <w:gridCol w:w="1863"/>
        <w:gridCol w:w="1050"/>
        <w:gridCol w:w="1274"/>
        <w:gridCol w:w="1270"/>
      </w:tblGrid>
      <w:tr w:rsidR="00124B88" w14:paraId="24B30CDA" w14:textId="77777777">
        <w:tc>
          <w:tcPr>
            <w:tcW w:w="979" w:type="dxa"/>
            <w:tcBorders>
              <w:top w:val="single" w:sz="4" w:space="0" w:color="000000"/>
              <w:bottom w:val="single" w:sz="4" w:space="0" w:color="000000"/>
            </w:tcBorders>
          </w:tcPr>
          <w:p w14:paraId="2E4F8879" w14:textId="77777777" w:rsidR="00124B88" w:rsidRDefault="00000000">
            <w:pPr>
              <w:widowControl w:val="0"/>
            </w:pPr>
            <w:r>
              <w:rPr>
                <w:rFonts w:ascii="Times New Roman" w:hAnsi="Times New Roman"/>
                <w:b/>
                <w:bCs/>
                <w:sz w:val="18"/>
              </w:rPr>
              <w:t>Algorithm</w:t>
            </w:r>
          </w:p>
        </w:tc>
        <w:tc>
          <w:tcPr>
            <w:tcW w:w="1996" w:type="dxa"/>
            <w:tcBorders>
              <w:top w:val="single" w:sz="4" w:space="0" w:color="000000"/>
              <w:bottom w:val="single" w:sz="4" w:space="0" w:color="000000"/>
            </w:tcBorders>
          </w:tcPr>
          <w:p w14:paraId="3C334560" w14:textId="77777777" w:rsidR="00124B88" w:rsidRDefault="00000000">
            <w:pPr>
              <w:widowControl w:val="0"/>
            </w:pPr>
            <w:r>
              <w:rPr>
                <w:rFonts w:ascii="Times New Roman" w:hAnsi="Times New Roman"/>
                <w:b/>
                <w:bCs/>
                <w:sz w:val="18"/>
              </w:rPr>
              <w:t>Hyperparameter</w:t>
            </w:r>
          </w:p>
        </w:tc>
        <w:tc>
          <w:tcPr>
            <w:tcW w:w="1863" w:type="dxa"/>
            <w:tcBorders>
              <w:top w:val="single" w:sz="4" w:space="0" w:color="000000"/>
              <w:bottom w:val="single" w:sz="4" w:space="0" w:color="000000"/>
            </w:tcBorders>
          </w:tcPr>
          <w:p w14:paraId="15F94F4A" w14:textId="77777777" w:rsidR="00124B88" w:rsidRDefault="00000000">
            <w:pPr>
              <w:widowControl w:val="0"/>
            </w:pPr>
            <w:r>
              <w:rPr>
                <w:rFonts w:ascii="Times New Roman" w:hAnsi="Times New Roman"/>
                <w:b/>
                <w:bCs/>
                <w:sz w:val="18"/>
              </w:rPr>
              <w:t>Range</w:t>
            </w:r>
          </w:p>
        </w:tc>
        <w:tc>
          <w:tcPr>
            <w:tcW w:w="1050" w:type="dxa"/>
            <w:tcBorders>
              <w:top w:val="single" w:sz="4" w:space="0" w:color="000000"/>
              <w:bottom w:val="single" w:sz="4" w:space="0" w:color="000000"/>
            </w:tcBorders>
          </w:tcPr>
          <w:p w14:paraId="18639470" w14:textId="77777777" w:rsidR="00124B88" w:rsidRDefault="00000000">
            <w:pPr>
              <w:widowControl w:val="0"/>
            </w:pPr>
            <w:proofErr w:type="spellStart"/>
            <w:r>
              <w:rPr>
                <w:rFonts w:ascii="Times New Roman" w:hAnsi="Times New Roman"/>
                <w:b/>
                <w:bCs/>
                <w:sz w:val="18"/>
              </w:rPr>
              <w:t>T</w:t>
            </w:r>
            <w:r>
              <w:rPr>
                <w:rFonts w:ascii="Times New Roman" w:hAnsi="Times New Roman"/>
                <w:b/>
                <w:bCs/>
                <w:sz w:val="18"/>
                <w:vertAlign w:val="subscript"/>
              </w:rPr>
              <w:t>g</w:t>
            </w:r>
            <w:proofErr w:type="spellEnd"/>
          </w:p>
        </w:tc>
        <w:tc>
          <w:tcPr>
            <w:tcW w:w="1274" w:type="dxa"/>
            <w:tcBorders>
              <w:top w:val="single" w:sz="4" w:space="0" w:color="000000"/>
              <w:bottom w:val="single" w:sz="4" w:space="0" w:color="000000"/>
            </w:tcBorders>
          </w:tcPr>
          <w:p w14:paraId="3F425C43" w14:textId="77777777" w:rsidR="00124B88" w:rsidRDefault="00000000">
            <w:pPr>
              <w:widowControl w:val="0"/>
            </w:pPr>
            <w:r>
              <w:rPr>
                <w:rFonts w:ascii="Times New Roman" w:hAnsi="Times New Roman"/>
                <w:b/>
                <w:bCs/>
                <w:sz w:val="18"/>
              </w:rPr>
              <w:t>log</w:t>
            </w:r>
            <w:r>
              <w:rPr>
                <w:rFonts w:ascii="Times New Roman" w:hAnsi="Times New Roman"/>
                <w:b/>
                <w:bCs/>
                <w:sz w:val="18"/>
                <w:vertAlign w:val="subscript"/>
              </w:rPr>
              <w:t>10</w:t>
            </w:r>
            <w:r>
              <w:rPr>
                <w:rFonts w:ascii="Times New Roman" w:hAnsi="Times New Roman"/>
                <w:b/>
                <w:bCs/>
                <w:sz w:val="18"/>
              </w:rPr>
              <w:t>(CTE)</w:t>
            </w:r>
          </w:p>
        </w:tc>
        <w:tc>
          <w:tcPr>
            <w:tcW w:w="1270" w:type="dxa"/>
            <w:tcBorders>
              <w:top w:val="single" w:sz="4" w:space="0" w:color="000000"/>
              <w:bottom w:val="single" w:sz="4" w:space="0" w:color="000000"/>
            </w:tcBorders>
          </w:tcPr>
          <w:p w14:paraId="6FDA4C6E" w14:textId="77777777" w:rsidR="00124B88" w:rsidRDefault="00000000">
            <w:pPr>
              <w:widowControl w:val="0"/>
            </w:pPr>
            <w:proofErr w:type="spellStart"/>
            <w:r>
              <w:rPr>
                <w:rFonts w:ascii="Times New Roman" w:hAnsi="Times New Roman"/>
                <w:b/>
                <w:bCs/>
                <w:sz w:val="18"/>
              </w:rPr>
              <w:t>n</w:t>
            </w:r>
            <w:r>
              <w:rPr>
                <w:rFonts w:ascii="Times New Roman" w:hAnsi="Times New Roman"/>
                <w:b/>
                <w:bCs/>
                <w:sz w:val="18"/>
                <w:vertAlign w:val="subscript"/>
              </w:rPr>
              <w:t>D</w:t>
            </w:r>
            <w:proofErr w:type="spellEnd"/>
          </w:p>
        </w:tc>
      </w:tr>
      <w:tr w:rsidR="00124B88" w14:paraId="29D71F77" w14:textId="77777777">
        <w:tc>
          <w:tcPr>
            <w:tcW w:w="979" w:type="dxa"/>
            <w:vMerge w:val="restart"/>
            <w:tcBorders>
              <w:bottom w:val="single" w:sz="4" w:space="0" w:color="000000"/>
            </w:tcBorders>
            <w:vAlign w:val="center"/>
          </w:tcPr>
          <w:p w14:paraId="0400C876" w14:textId="77777777" w:rsidR="00124B88" w:rsidRDefault="00000000">
            <w:pPr>
              <w:widowControl w:val="0"/>
            </w:pPr>
            <w:r>
              <w:rPr>
                <w:rFonts w:ascii="Times New Roman" w:hAnsi="Times New Roman"/>
                <w:b/>
                <w:bCs/>
                <w:sz w:val="18"/>
              </w:rPr>
              <w:t>CART</w:t>
            </w:r>
          </w:p>
        </w:tc>
        <w:tc>
          <w:tcPr>
            <w:tcW w:w="1996" w:type="dxa"/>
          </w:tcPr>
          <w:p w14:paraId="2D17125D" w14:textId="77777777" w:rsidR="00124B88" w:rsidRDefault="00000000">
            <w:pPr>
              <w:widowControl w:val="0"/>
            </w:pPr>
            <w:r>
              <w:rPr>
                <w:rFonts w:ascii="Times New Roman" w:hAnsi="Times New Roman"/>
                <w:sz w:val="18"/>
              </w:rPr>
              <w:t>criterion</w:t>
            </w:r>
          </w:p>
        </w:tc>
        <w:tc>
          <w:tcPr>
            <w:tcW w:w="1863" w:type="dxa"/>
          </w:tcPr>
          <w:p w14:paraId="692835CD" w14:textId="77777777" w:rsidR="00124B88" w:rsidRDefault="00000000">
            <w:pPr>
              <w:widowControl w:val="0"/>
            </w:pPr>
            <w:r>
              <w:rPr>
                <w:rFonts w:ascii="Times New Roman" w:hAnsi="Times New Roman"/>
                <w:sz w:val="18"/>
              </w:rPr>
              <w:t>{</w:t>
            </w:r>
            <w:proofErr w:type="spellStart"/>
            <w:r>
              <w:rPr>
                <w:rFonts w:ascii="Times New Roman" w:hAnsi="Times New Roman"/>
                <w:sz w:val="18"/>
              </w:rPr>
              <w:t>mse</w:t>
            </w:r>
            <w:proofErr w:type="spellEnd"/>
            <w:r>
              <w:rPr>
                <w:rFonts w:ascii="Times New Roman" w:hAnsi="Times New Roman"/>
                <w:sz w:val="18"/>
              </w:rPr>
              <w:t xml:space="preserve">, </w:t>
            </w:r>
            <w:proofErr w:type="spellStart"/>
            <w:r>
              <w:rPr>
                <w:rFonts w:ascii="Times New Roman" w:hAnsi="Times New Roman"/>
                <w:sz w:val="18"/>
              </w:rPr>
              <w:t>friedman_mse</w:t>
            </w:r>
            <w:proofErr w:type="spellEnd"/>
            <w:r>
              <w:rPr>
                <w:rFonts w:ascii="Times New Roman" w:hAnsi="Times New Roman"/>
                <w:sz w:val="18"/>
              </w:rPr>
              <w:t>}</w:t>
            </w:r>
          </w:p>
        </w:tc>
        <w:tc>
          <w:tcPr>
            <w:tcW w:w="1050" w:type="dxa"/>
          </w:tcPr>
          <w:p w14:paraId="46A4E645" w14:textId="77777777" w:rsidR="00124B88" w:rsidRDefault="00000000">
            <w:pPr>
              <w:widowControl w:val="0"/>
            </w:pPr>
            <w:proofErr w:type="spellStart"/>
            <w:r>
              <w:rPr>
                <w:rFonts w:ascii="Times New Roman" w:hAnsi="Times New Roman"/>
                <w:sz w:val="18"/>
              </w:rPr>
              <w:t>mse</w:t>
            </w:r>
            <w:proofErr w:type="spellEnd"/>
          </w:p>
        </w:tc>
        <w:tc>
          <w:tcPr>
            <w:tcW w:w="1274" w:type="dxa"/>
          </w:tcPr>
          <w:p w14:paraId="3F22B504" w14:textId="77777777" w:rsidR="00124B88" w:rsidRDefault="00000000">
            <w:pPr>
              <w:widowControl w:val="0"/>
            </w:pPr>
            <w:proofErr w:type="spellStart"/>
            <w:r>
              <w:rPr>
                <w:rFonts w:ascii="Times New Roman" w:hAnsi="Times New Roman"/>
                <w:sz w:val="18"/>
              </w:rPr>
              <w:t>friedman_mse</w:t>
            </w:r>
            <w:proofErr w:type="spellEnd"/>
          </w:p>
        </w:tc>
        <w:tc>
          <w:tcPr>
            <w:tcW w:w="1270" w:type="dxa"/>
          </w:tcPr>
          <w:p w14:paraId="31872D06" w14:textId="77777777" w:rsidR="00124B88" w:rsidRDefault="00000000">
            <w:pPr>
              <w:widowControl w:val="0"/>
            </w:pPr>
            <w:proofErr w:type="spellStart"/>
            <w:r>
              <w:rPr>
                <w:rFonts w:ascii="Times New Roman" w:hAnsi="Times New Roman"/>
                <w:sz w:val="18"/>
              </w:rPr>
              <w:t>friedman_mse</w:t>
            </w:r>
            <w:proofErr w:type="spellEnd"/>
          </w:p>
        </w:tc>
      </w:tr>
      <w:tr w:rsidR="00124B88" w14:paraId="3011DD34" w14:textId="77777777">
        <w:tc>
          <w:tcPr>
            <w:tcW w:w="979" w:type="dxa"/>
            <w:vMerge/>
            <w:tcBorders>
              <w:bottom w:val="single" w:sz="4" w:space="0" w:color="000000"/>
            </w:tcBorders>
            <w:vAlign w:val="center"/>
          </w:tcPr>
          <w:p w14:paraId="3CDEDB5E" w14:textId="77777777" w:rsidR="00124B88" w:rsidRDefault="00124B88">
            <w:pPr>
              <w:widowControl w:val="0"/>
              <w:rPr>
                <w:rFonts w:ascii="Times New Roman" w:hAnsi="Times New Roman"/>
                <w:b/>
                <w:bCs/>
                <w:sz w:val="18"/>
              </w:rPr>
            </w:pPr>
          </w:p>
        </w:tc>
        <w:tc>
          <w:tcPr>
            <w:tcW w:w="1996" w:type="dxa"/>
            <w:tcBorders>
              <w:bottom w:val="single" w:sz="4" w:space="0" w:color="000000"/>
            </w:tcBorders>
          </w:tcPr>
          <w:p w14:paraId="4C927565" w14:textId="77777777" w:rsidR="00124B88" w:rsidRDefault="00000000">
            <w:pPr>
              <w:widowControl w:val="0"/>
            </w:pPr>
            <w:proofErr w:type="spellStart"/>
            <w:r>
              <w:rPr>
                <w:rFonts w:ascii="Times New Roman" w:hAnsi="Times New Roman"/>
                <w:sz w:val="18"/>
              </w:rPr>
              <w:t>min_impurity_decrease</w:t>
            </w:r>
            <w:proofErr w:type="spellEnd"/>
          </w:p>
        </w:tc>
        <w:tc>
          <w:tcPr>
            <w:tcW w:w="1863" w:type="dxa"/>
            <w:tcBorders>
              <w:bottom w:val="single" w:sz="4" w:space="0" w:color="000000"/>
            </w:tcBorders>
          </w:tcPr>
          <w:p w14:paraId="29AE9223" w14:textId="77777777" w:rsidR="00124B88" w:rsidRDefault="00000000">
            <w:pPr>
              <w:widowControl w:val="0"/>
            </w:pPr>
            <w:r>
              <w:rPr>
                <w:rFonts w:ascii="Times New Roman" w:hAnsi="Times New Roman"/>
                <w:sz w:val="18"/>
              </w:rPr>
              <w:t>[0, 0.1]</w:t>
            </w:r>
          </w:p>
        </w:tc>
        <w:tc>
          <w:tcPr>
            <w:tcW w:w="1050" w:type="dxa"/>
            <w:tcBorders>
              <w:bottom w:val="single" w:sz="4" w:space="0" w:color="000000"/>
            </w:tcBorders>
          </w:tcPr>
          <w:p w14:paraId="29291884" w14:textId="77777777" w:rsidR="00124B88" w:rsidRDefault="00000000">
            <w:pPr>
              <w:widowControl w:val="0"/>
            </w:pPr>
            <w:r>
              <w:rPr>
                <w:rFonts w:ascii="Times New Roman" w:hAnsi="Times New Roman"/>
                <w:sz w:val="18"/>
              </w:rPr>
              <w:t>0.0952</w:t>
            </w:r>
          </w:p>
        </w:tc>
        <w:tc>
          <w:tcPr>
            <w:tcW w:w="1274" w:type="dxa"/>
            <w:tcBorders>
              <w:bottom w:val="single" w:sz="4" w:space="0" w:color="000000"/>
            </w:tcBorders>
          </w:tcPr>
          <w:p w14:paraId="289E4497" w14:textId="77777777" w:rsidR="00124B88" w:rsidRDefault="00000000">
            <w:pPr>
              <w:widowControl w:val="0"/>
            </w:pPr>
            <w:r>
              <w:rPr>
                <w:rFonts w:ascii="Times New Roman" w:hAnsi="Times New Roman"/>
                <w:sz w:val="18"/>
              </w:rPr>
              <w:t>0.0238</w:t>
            </w:r>
          </w:p>
        </w:tc>
        <w:tc>
          <w:tcPr>
            <w:tcW w:w="1270" w:type="dxa"/>
            <w:tcBorders>
              <w:bottom w:val="single" w:sz="4" w:space="0" w:color="000000"/>
            </w:tcBorders>
          </w:tcPr>
          <w:p w14:paraId="5ABA1704" w14:textId="77777777" w:rsidR="00124B88" w:rsidRDefault="00000000">
            <w:pPr>
              <w:widowControl w:val="0"/>
            </w:pPr>
            <w:r>
              <w:rPr>
                <w:rFonts w:ascii="Times New Roman" w:hAnsi="Times New Roman"/>
                <w:sz w:val="18"/>
              </w:rPr>
              <w:t>0.0737</w:t>
            </w:r>
          </w:p>
        </w:tc>
      </w:tr>
      <w:tr w:rsidR="00124B88" w14:paraId="4BBEAA41" w14:textId="77777777">
        <w:tc>
          <w:tcPr>
            <w:tcW w:w="979" w:type="dxa"/>
            <w:vMerge w:val="restart"/>
            <w:tcBorders>
              <w:bottom w:val="single" w:sz="4" w:space="0" w:color="000000"/>
            </w:tcBorders>
            <w:vAlign w:val="center"/>
          </w:tcPr>
          <w:p w14:paraId="385FEB2F" w14:textId="77777777" w:rsidR="00124B88" w:rsidRDefault="00000000">
            <w:pPr>
              <w:widowControl w:val="0"/>
            </w:pPr>
            <w:r>
              <w:rPr>
                <w:rFonts w:ascii="Times New Roman" w:hAnsi="Times New Roman"/>
                <w:b/>
                <w:bCs/>
                <w:sz w:val="18"/>
              </w:rPr>
              <w:t>k-NN</w:t>
            </w:r>
          </w:p>
        </w:tc>
        <w:tc>
          <w:tcPr>
            <w:tcW w:w="1996" w:type="dxa"/>
          </w:tcPr>
          <w:p w14:paraId="52CE3500" w14:textId="77777777" w:rsidR="00124B88" w:rsidRDefault="00000000">
            <w:pPr>
              <w:widowControl w:val="0"/>
            </w:pPr>
            <w:proofErr w:type="spellStart"/>
            <w:r>
              <w:rPr>
                <w:rFonts w:ascii="Times New Roman" w:hAnsi="Times New Roman"/>
                <w:sz w:val="18"/>
              </w:rPr>
              <w:t>n_neighbors</w:t>
            </w:r>
            <w:proofErr w:type="spellEnd"/>
          </w:p>
        </w:tc>
        <w:tc>
          <w:tcPr>
            <w:tcW w:w="1863" w:type="dxa"/>
          </w:tcPr>
          <w:p w14:paraId="4BD4336A" w14:textId="77777777" w:rsidR="00124B88" w:rsidRDefault="00000000">
            <w:pPr>
              <w:widowControl w:val="0"/>
            </w:pPr>
            <w:r>
              <w:rPr>
                <w:rFonts w:ascii="Times New Roman" w:hAnsi="Times New Roman"/>
                <w:sz w:val="18"/>
              </w:rPr>
              <w:t>[1, 1000]</w:t>
            </w:r>
          </w:p>
        </w:tc>
        <w:tc>
          <w:tcPr>
            <w:tcW w:w="1050" w:type="dxa"/>
          </w:tcPr>
          <w:p w14:paraId="26C5515C" w14:textId="77777777" w:rsidR="00124B88" w:rsidRDefault="00000000">
            <w:pPr>
              <w:widowControl w:val="0"/>
            </w:pPr>
            <w:r>
              <w:rPr>
                <w:rFonts w:ascii="Times New Roman" w:hAnsi="Times New Roman"/>
                <w:sz w:val="18"/>
              </w:rPr>
              <w:t>6</w:t>
            </w:r>
          </w:p>
        </w:tc>
        <w:tc>
          <w:tcPr>
            <w:tcW w:w="1274" w:type="dxa"/>
          </w:tcPr>
          <w:p w14:paraId="7ACF06D1" w14:textId="77777777" w:rsidR="00124B88" w:rsidRDefault="00000000">
            <w:pPr>
              <w:widowControl w:val="0"/>
            </w:pPr>
            <w:r>
              <w:rPr>
                <w:rFonts w:ascii="Times New Roman" w:hAnsi="Times New Roman"/>
                <w:sz w:val="18"/>
              </w:rPr>
              <w:t>4</w:t>
            </w:r>
          </w:p>
        </w:tc>
        <w:tc>
          <w:tcPr>
            <w:tcW w:w="1270" w:type="dxa"/>
          </w:tcPr>
          <w:p w14:paraId="73457C4E" w14:textId="77777777" w:rsidR="00124B88" w:rsidRDefault="00000000">
            <w:pPr>
              <w:widowControl w:val="0"/>
            </w:pPr>
            <w:r>
              <w:rPr>
                <w:rFonts w:ascii="Times New Roman" w:hAnsi="Times New Roman"/>
                <w:sz w:val="18"/>
              </w:rPr>
              <w:t>4</w:t>
            </w:r>
          </w:p>
        </w:tc>
      </w:tr>
      <w:tr w:rsidR="00124B88" w14:paraId="25B6AC2A" w14:textId="77777777">
        <w:tc>
          <w:tcPr>
            <w:tcW w:w="979" w:type="dxa"/>
            <w:vMerge/>
            <w:tcBorders>
              <w:bottom w:val="single" w:sz="4" w:space="0" w:color="000000"/>
            </w:tcBorders>
            <w:vAlign w:val="center"/>
          </w:tcPr>
          <w:p w14:paraId="6C966B6F" w14:textId="77777777" w:rsidR="00124B88" w:rsidRDefault="00124B88">
            <w:pPr>
              <w:widowControl w:val="0"/>
              <w:rPr>
                <w:rFonts w:ascii="Times New Roman" w:hAnsi="Times New Roman"/>
                <w:b/>
                <w:bCs/>
                <w:sz w:val="18"/>
              </w:rPr>
            </w:pPr>
          </w:p>
        </w:tc>
        <w:tc>
          <w:tcPr>
            <w:tcW w:w="1996" w:type="dxa"/>
            <w:tcBorders>
              <w:bottom w:val="single" w:sz="4" w:space="0" w:color="000000"/>
            </w:tcBorders>
          </w:tcPr>
          <w:p w14:paraId="61A469C6" w14:textId="77777777" w:rsidR="00124B88" w:rsidRDefault="00000000">
            <w:pPr>
              <w:widowControl w:val="0"/>
            </w:pPr>
            <w:r>
              <w:rPr>
                <w:rFonts w:ascii="Times New Roman" w:hAnsi="Times New Roman"/>
                <w:sz w:val="18"/>
              </w:rPr>
              <w:t>weights</w:t>
            </w:r>
          </w:p>
        </w:tc>
        <w:tc>
          <w:tcPr>
            <w:tcW w:w="1863" w:type="dxa"/>
            <w:tcBorders>
              <w:bottom w:val="single" w:sz="4" w:space="0" w:color="000000"/>
            </w:tcBorders>
          </w:tcPr>
          <w:p w14:paraId="7B7AB2DC" w14:textId="77777777" w:rsidR="00124B88" w:rsidRDefault="00000000">
            <w:pPr>
              <w:widowControl w:val="0"/>
            </w:pPr>
            <w:r>
              <w:rPr>
                <w:rFonts w:ascii="Times New Roman" w:hAnsi="Times New Roman"/>
                <w:sz w:val="18"/>
              </w:rPr>
              <w:t>{uniform, distance}</w:t>
            </w:r>
          </w:p>
        </w:tc>
        <w:tc>
          <w:tcPr>
            <w:tcW w:w="1050" w:type="dxa"/>
            <w:tcBorders>
              <w:bottom w:val="single" w:sz="4" w:space="0" w:color="000000"/>
            </w:tcBorders>
          </w:tcPr>
          <w:p w14:paraId="2D2C8B46" w14:textId="77777777" w:rsidR="00124B88" w:rsidRDefault="00000000">
            <w:pPr>
              <w:widowControl w:val="0"/>
            </w:pPr>
            <w:r>
              <w:rPr>
                <w:rFonts w:ascii="Times New Roman" w:hAnsi="Times New Roman"/>
                <w:sz w:val="18"/>
              </w:rPr>
              <w:t>distance</w:t>
            </w:r>
          </w:p>
        </w:tc>
        <w:tc>
          <w:tcPr>
            <w:tcW w:w="1274" w:type="dxa"/>
            <w:tcBorders>
              <w:bottom w:val="single" w:sz="4" w:space="0" w:color="000000"/>
            </w:tcBorders>
          </w:tcPr>
          <w:p w14:paraId="20E7BEE5" w14:textId="77777777" w:rsidR="00124B88" w:rsidRDefault="00000000">
            <w:pPr>
              <w:widowControl w:val="0"/>
            </w:pPr>
            <w:r>
              <w:rPr>
                <w:rFonts w:ascii="Times New Roman" w:hAnsi="Times New Roman"/>
                <w:sz w:val="18"/>
              </w:rPr>
              <w:t>distance</w:t>
            </w:r>
          </w:p>
        </w:tc>
        <w:tc>
          <w:tcPr>
            <w:tcW w:w="1270" w:type="dxa"/>
            <w:tcBorders>
              <w:bottom w:val="single" w:sz="4" w:space="0" w:color="000000"/>
            </w:tcBorders>
          </w:tcPr>
          <w:p w14:paraId="75930F16" w14:textId="77777777" w:rsidR="00124B88" w:rsidRDefault="00000000">
            <w:pPr>
              <w:widowControl w:val="0"/>
            </w:pPr>
            <w:r>
              <w:rPr>
                <w:rFonts w:ascii="Times New Roman" w:hAnsi="Times New Roman"/>
                <w:sz w:val="18"/>
              </w:rPr>
              <w:t>distance</w:t>
            </w:r>
          </w:p>
        </w:tc>
      </w:tr>
      <w:tr w:rsidR="00124B88" w14:paraId="50024BF9" w14:textId="77777777">
        <w:tc>
          <w:tcPr>
            <w:tcW w:w="979" w:type="dxa"/>
            <w:vMerge w:val="restart"/>
            <w:vAlign w:val="center"/>
          </w:tcPr>
          <w:p w14:paraId="6BF793C2" w14:textId="77777777" w:rsidR="00124B88" w:rsidRDefault="00000000">
            <w:pPr>
              <w:widowControl w:val="0"/>
            </w:pPr>
            <w:r>
              <w:rPr>
                <w:rFonts w:ascii="Times New Roman" w:hAnsi="Times New Roman"/>
                <w:b/>
                <w:bCs/>
                <w:sz w:val="18"/>
              </w:rPr>
              <w:t>MLP</w:t>
            </w:r>
          </w:p>
        </w:tc>
        <w:tc>
          <w:tcPr>
            <w:tcW w:w="1996" w:type="dxa"/>
          </w:tcPr>
          <w:p w14:paraId="13EC64C7" w14:textId="77777777" w:rsidR="00124B88" w:rsidRDefault="00000000">
            <w:pPr>
              <w:widowControl w:val="0"/>
            </w:pPr>
            <w:proofErr w:type="spellStart"/>
            <w:r>
              <w:rPr>
                <w:rFonts w:ascii="Times New Roman" w:hAnsi="Times New Roman"/>
                <w:sz w:val="18"/>
              </w:rPr>
              <w:t>hidden_layer_sizes</w:t>
            </w:r>
            <w:proofErr w:type="spellEnd"/>
          </w:p>
        </w:tc>
        <w:tc>
          <w:tcPr>
            <w:tcW w:w="1863" w:type="dxa"/>
          </w:tcPr>
          <w:p w14:paraId="6EE2DDF6" w14:textId="77777777" w:rsidR="00124B88" w:rsidRDefault="00000000">
            <w:pPr>
              <w:widowControl w:val="0"/>
            </w:pPr>
            <w:r>
              <w:rPr>
                <w:rFonts w:ascii="Times New Roman" w:hAnsi="Times New Roman"/>
                <w:sz w:val="18"/>
              </w:rPr>
              <w:t>[0, 100]</w:t>
            </w:r>
          </w:p>
        </w:tc>
        <w:tc>
          <w:tcPr>
            <w:tcW w:w="1050" w:type="dxa"/>
          </w:tcPr>
          <w:p w14:paraId="106A2500" w14:textId="77777777" w:rsidR="00124B88" w:rsidRDefault="00000000">
            <w:pPr>
              <w:widowControl w:val="0"/>
            </w:pPr>
            <w:r>
              <w:rPr>
                <w:rFonts w:ascii="Times New Roman" w:hAnsi="Times New Roman"/>
                <w:sz w:val="18"/>
              </w:rPr>
              <w:t>(71, 48, 88)</w:t>
            </w:r>
          </w:p>
        </w:tc>
        <w:tc>
          <w:tcPr>
            <w:tcW w:w="1274" w:type="dxa"/>
          </w:tcPr>
          <w:p w14:paraId="531A2393" w14:textId="77777777" w:rsidR="00124B88" w:rsidRDefault="00000000">
            <w:pPr>
              <w:widowControl w:val="0"/>
            </w:pPr>
            <w:r>
              <w:rPr>
                <w:rFonts w:ascii="Times New Roman" w:hAnsi="Times New Roman"/>
                <w:sz w:val="18"/>
              </w:rPr>
              <w:t>(36, 64, 94)</w:t>
            </w:r>
          </w:p>
        </w:tc>
        <w:tc>
          <w:tcPr>
            <w:tcW w:w="1270" w:type="dxa"/>
          </w:tcPr>
          <w:p w14:paraId="2CD3AF8C" w14:textId="77777777" w:rsidR="00124B88" w:rsidRDefault="00000000">
            <w:pPr>
              <w:widowControl w:val="0"/>
            </w:pPr>
            <w:r>
              <w:rPr>
                <w:rFonts w:ascii="Times New Roman" w:hAnsi="Times New Roman"/>
                <w:sz w:val="18"/>
              </w:rPr>
              <w:t>(94, 3, 52)</w:t>
            </w:r>
          </w:p>
        </w:tc>
      </w:tr>
      <w:tr w:rsidR="00124B88" w14:paraId="24820CAA" w14:textId="77777777">
        <w:tc>
          <w:tcPr>
            <w:tcW w:w="979" w:type="dxa"/>
            <w:vMerge/>
            <w:tcBorders>
              <w:bottom w:val="single" w:sz="4" w:space="0" w:color="000000"/>
            </w:tcBorders>
            <w:vAlign w:val="center"/>
          </w:tcPr>
          <w:p w14:paraId="03297F8E" w14:textId="77777777" w:rsidR="00124B88" w:rsidRDefault="00124B88">
            <w:pPr>
              <w:widowControl w:val="0"/>
              <w:rPr>
                <w:rFonts w:ascii="Times New Roman" w:hAnsi="Times New Roman"/>
                <w:b/>
                <w:bCs/>
                <w:sz w:val="18"/>
              </w:rPr>
            </w:pPr>
          </w:p>
        </w:tc>
        <w:tc>
          <w:tcPr>
            <w:tcW w:w="1996" w:type="dxa"/>
          </w:tcPr>
          <w:p w14:paraId="6A0F13DF" w14:textId="77777777" w:rsidR="00124B88" w:rsidRDefault="00000000">
            <w:pPr>
              <w:widowControl w:val="0"/>
            </w:pPr>
            <w:r>
              <w:rPr>
                <w:rFonts w:ascii="Times New Roman" w:hAnsi="Times New Roman"/>
                <w:sz w:val="18"/>
              </w:rPr>
              <w:t>solver</w:t>
            </w:r>
          </w:p>
        </w:tc>
        <w:tc>
          <w:tcPr>
            <w:tcW w:w="1863" w:type="dxa"/>
          </w:tcPr>
          <w:p w14:paraId="5F7A2F13" w14:textId="77777777" w:rsidR="00124B88" w:rsidRDefault="00000000">
            <w:pPr>
              <w:widowControl w:val="0"/>
            </w:pPr>
            <w:r>
              <w:rPr>
                <w:rFonts w:ascii="Times New Roman" w:hAnsi="Times New Roman"/>
                <w:sz w:val="18"/>
              </w:rPr>
              <w:t>{</w:t>
            </w:r>
            <w:proofErr w:type="spellStart"/>
            <w:r>
              <w:rPr>
                <w:rFonts w:ascii="Times New Roman" w:hAnsi="Times New Roman"/>
                <w:sz w:val="18"/>
              </w:rPr>
              <w:t>lbfgs</w:t>
            </w:r>
            <w:proofErr w:type="spellEnd"/>
            <w:r>
              <w:rPr>
                <w:rFonts w:ascii="Times New Roman" w:hAnsi="Times New Roman"/>
                <w:sz w:val="18"/>
              </w:rPr>
              <w:t xml:space="preserve">, </w:t>
            </w:r>
            <w:proofErr w:type="spellStart"/>
            <w:r>
              <w:rPr>
                <w:rFonts w:ascii="Times New Roman" w:hAnsi="Times New Roman"/>
                <w:sz w:val="18"/>
              </w:rPr>
              <w:t>sgd</w:t>
            </w:r>
            <w:proofErr w:type="spellEnd"/>
            <w:r>
              <w:rPr>
                <w:rFonts w:ascii="Times New Roman" w:hAnsi="Times New Roman"/>
                <w:sz w:val="18"/>
              </w:rPr>
              <w:t xml:space="preserve">, </w:t>
            </w:r>
            <w:proofErr w:type="spellStart"/>
            <w:r>
              <w:rPr>
                <w:rFonts w:ascii="Times New Roman" w:hAnsi="Times New Roman"/>
                <w:sz w:val="18"/>
              </w:rPr>
              <w:t>adam</w:t>
            </w:r>
            <w:proofErr w:type="spellEnd"/>
            <w:r>
              <w:rPr>
                <w:rFonts w:ascii="Times New Roman" w:hAnsi="Times New Roman"/>
                <w:sz w:val="18"/>
              </w:rPr>
              <w:t>}</w:t>
            </w:r>
          </w:p>
        </w:tc>
        <w:tc>
          <w:tcPr>
            <w:tcW w:w="1050" w:type="dxa"/>
          </w:tcPr>
          <w:p w14:paraId="6D6CCD4F" w14:textId="77777777" w:rsidR="00124B88" w:rsidRDefault="00000000">
            <w:pPr>
              <w:widowControl w:val="0"/>
            </w:pPr>
            <w:proofErr w:type="spellStart"/>
            <w:r>
              <w:rPr>
                <w:rFonts w:ascii="Times New Roman" w:hAnsi="Times New Roman"/>
                <w:sz w:val="18"/>
              </w:rPr>
              <w:t>lbfgs</w:t>
            </w:r>
            <w:proofErr w:type="spellEnd"/>
          </w:p>
        </w:tc>
        <w:tc>
          <w:tcPr>
            <w:tcW w:w="1274" w:type="dxa"/>
          </w:tcPr>
          <w:p w14:paraId="020D2EA3" w14:textId="77777777" w:rsidR="00124B88" w:rsidRDefault="00000000">
            <w:pPr>
              <w:widowControl w:val="0"/>
            </w:pPr>
            <w:proofErr w:type="spellStart"/>
            <w:r>
              <w:rPr>
                <w:rFonts w:ascii="Times New Roman" w:hAnsi="Times New Roman"/>
                <w:sz w:val="18"/>
              </w:rPr>
              <w:t>lbfgs</w:t>
            </w:r>
            <w:proofErr w:type="spellEnd"/>
          </w:p>
        </w:tc>
        <w:tc>
          <w:tcPr>
            <w:tcW w:w="1270" w:type="dxa"/>
          </w:tcPr>
          <w:p w14:paraId="4EC2DC16" w14:textId="77777777" w:rsidR="00124B88" w:rsidRDefault="00000000">
            <w:pPr>
              <w:widowControl w:val="0"/>
            </w:pPr>
            <w:proofErr w:type="spellStart"/>
            <w:r>
              <w:rPr>
                <w:rFonts w:ascii="Times New Roman" w:hAnsi="Times New Roman"/>
                <w:sz w:val="18"/>
              </w:rPr>
              <w:t>lbfgs</w:t>
            </w:r>
            <w:proofErr w:type="spellEnd"/>
          </w:p>
        </w:tc>
      </w:tr>
      <w:tr w:rsidR="00124B88" w14:paraId="6245329A" w14:textId="77777777">
        <w:tc>
          <w:tcPr>
            <w:tcW w:w="979" w:type="dxa"/>
            <w:vMerge/>
            <w:vAlign w:val="center"/>
          </w:tcPr>
          <w:p w14:paraId="2C2CA9FB" w14:textId="77777777" w:rsidR="00124B88" w:rsidRDefault="00124B88">
            <w:pPr>
              <w:widowControl w:val="0"/>
              <w:rPr>
                <w:rFonts w:ascii="Times New Roman" w:hAnsi="Times New Roman"/>
                <w:b/>
                <w:bCs/>
                <w:sz w:val="18"/>
              </w:rPr>
            </w:pPr>
          </w:p>
        </w:tc>
        <w:tc>
          <w:tcPr>
            <w:tcW w:w="1996" w:type="dxa"/>
          </w:tcPr>
          <w:p w14:paraId="4881BBF4" w14:textId="77777777" w:rsidR="00124B88" w:rsidRDefault="00000000">
            <w:pPr>
              <w:widowControl w:val="0"/>
            </w:pPr>
            <w:r>
              <w:rPr>
                <w:rFonts w:ascii="Times New Roman" w:hAnsi="Times New Roman"/>
                <w:sz w:val="18"/>
              </w:rPr>
              <w:t>activation</w:t>
            </w:r>
          </w:p>
        </w:tc>
        <w:tc>
          <w:tcPr>
            <w:tcW w:w="1863" w:type="dxa"/>
          </w:tcPr>
          <w:p w14:paraId="34145B34" w14:textId="77777777" w:rsidR="00124B88" w:rsidRDefault="00000000">
            <w:pPr>
              <w:widowControl w:val="0"/>
            </w:pPr>
            <w:r>
              <w:rPr>
                <w:rFonts w:ascii="Times New Roman" w:hAnsi="Times New Roman"/>
                <w:sz w:val="18"/>
              </w:rPr>
              <w:t xml:space="preserve">{logistic, tanh, </w:t>
            </w:r>
            <w:proofErr w:type="spellStart"/>
            <w:r>
              <w:rPr>
                <w:rFonts w:ascii="Times New Roman" w:hAnsi="Times New Roman"/>
                <w:sz w:val="18"/>
              </w:rPr>
              <w:t>relu</w:t>
            </w:r>
            <w:proofErr w:type="spellEnd"/>
            <w:r>
              <w:rPr>
                <w:rFonts w:ascii="Times New Roman" w:hAnsi="Times New Roman"/>
                <w:sz w:val="18"/>
              </w:rPr>
              <w:t>}</w:t>
            </w:r>
          </w:p>
        </w:tc>
        <w:tc>
          <w:tcPr>
            <w:tcW w:w="1050" w:type="dxa"/>
          </w:tcPr>
          <w:p w14:paraId="0BFBB262" w14:textId="77777777" w:rsidR="00124B88" w:rsidRDefault="00000000">
            <w:pPr>
              <w:widowControl w:val="0"/>
            </w:pPr>
            <w:r>
              <w:rPr>
                <w:rFonts w:ascii="Times New Roman" w:hAnsi="Times New Roman"/>
                <w:sz w:val="18"/>
              </w:rPr>
              <w:t>logistic</w:t>
            </w:r>
          </w:p>
        </w:tc>
        <w:tc>
          <w:tcPr>
            <w:tcW w:w="1274" w:type="dxa"/>
          </w:tcPr>
          <w:p w14:paraId="51F720EF" w14:textId="77777777" w:rsidR="00124B88" w:rsidRDefault="00000000">
            <w:pPr>
              <w:widowControl w:val="0"/>
            </w:pPr>
            <w:proofErr w:type="spellStart"/>
            <w:r>
              <w:rPr>
                <w:rFonts w:ascii="Times New Roman" w:hAnsi="Times New Roman"/>
                <w:sz w:val="18"/>
              </w:rPr>
              <w:t>relu</w:t>
            </w:r>
            <w:proofErr w:type="spellEnd"/>
          </w:p>
        </w:tc>
        <w:tc>
          <w:tcPr>
            <w:tcW w:w="1270" w:type="dxa"/>
          </w:tcPr>
          <w:p w14:paraId="10B747AB" w14:textId="77777777" w:rsidR="00124B88" w:rsidRDefault="00000000">
            <w:pPr>
              <w:widowControl w:val="0"/>
            </w:pPr>
            <w:proofErr w:type="spellStart"/>
            <w:r>
              <w:rPr>
                <w:rFonts w:ascii="Times New Roman" w:hAnsi="Times New Roman"/>
                <w:sz w:val="18"/>
              </w:rPr>
              <w:t>relu</w:t>
            </w:r>
            <w:proofErr w:type="spellEnd"/>
          </w:p>
        </w:tc>
      </w:tr>
      <w:tr w:rsidR="00124B88" w14:paraId="54E6416D" w14:textId="77777777">
        <w:tc>
          <w:tcPr>
            <w:tcW w:w="979" w:type="dxa"/>
            <w:vMerge/>
            <w:vAlign w:val="center"/>
          </w:tcPr>
          <w:p w14:paraId="13B322BA" w14:textId="77777777" w:rsidR="00124B88" w:rsidRDefault="00124B88">
            <w:pPr>
              <w:widowControl w:val="0"/>
              <w:rPr>
                <w:rFonts w:ascii="Times New Roman" w:hAnsi="Times New Roman"/>
                <w:b/>
                <w:bCs/>
                <w:sz w:val="18"/>
              </w:rPr>
            </w:pPr>
          </w:p>
        </w:tc>
        <w:tc>
          <w:tcPr>
            <w:tcW w:w="1996" w:type="dxa"/>
          </w:tcPr>
          <w:p w14:paraId="5A47F8CF" w14:textId="77777777" w:rsidR="00124B88" w:rsidRDefault="00000000">
            <w:pPr>
              <w:widowControl w:val="0"/>
            </w:pPr>
            <w:r>
              <w:rPr>
                <w:rFonts w:ascii="Times New Roman" w:hAnsi="Times New Roman"/>
                <w:sz w:val="18"/>
              </w:rPr>
              <w:t>alpha</w:t>
            </w:r>
          </w:p>
        </w:tc>
        <w:tc>
          <w:tcPr>
            <w:tcW w:w="1863" w:type="dxa"/>
          </w:tcPr>
          <w:p w14:paraId="162102BB" w14:textId="77777777" w:rsidR="00124B88" w:rsidRDefault="00000000">
            <w:pPr>
              <w:widowControl w:val="0"/>
            </w:pPr>
            <w:r>
              <w:rPr>
                <w:rFonts w:ascii="Times New Roman" w:hAnsi="Times New Roman"/>
                <w:sz w:val="18"/>
              </w:rPr>
              <w:t>{10</w:t>
            </w:r>
            <w:r>
              <w:rPr>
                <w:rFonts w:ascii="Times New Roman" w:hAnsi="Times New Roman"/>
                <w:sz w:val="18"/>
                <w:vertAlign w:val="superscript"/>
              </w:rPr>
              <w:t>-5</w:t>
            </w:r>
            <w:r>
              <w:rPr>
                <w:rFonts w:ascii="Times New Roman" w:hAnsi="Times New Roman"/>
                <w:sz w:val="18"/>
              </w:rPr>
              <w:t>, 10</w:t>
            </w:r>
            <w:r>
              <w:rPr>
                <w:rFonts w:ascii="Times New Roman" w:hAnsi="Times New Roman"/>
                <w:sz w:val="18"/>
                <w:vertAlign w:val="superscript"/>
              </w:rPr>
              <w:t>-4</w:t>
            </w:r>
            <w:r>
              <w:rPr>
                <w:rFonts w:ascii="Times New Roman" w:hAnsi="Times New Roman"/>
                <w:sz w:val="18"/>
              </w:rPr>
              <w:t>, 10</w:t>
            </w:r>
            <w:r>
              <w:rPr>
                <w:rFonts w:ascii="Times New Roman" w:hAnsi="Times New Roman"/>
                <w:sz w:val="18"/>
                <w:vertAlign w:val="superscript"/>
              </w:rPr>
              <w:t>-3</w:t>
            </w:r>
            <w:r>
              <w:rPr>
                <w:rFonts w:ascii="Times New Roman" w:hAnsi="Times New Roman"/>
                <w:sz w:val="18"/>
              </w:rPr>
              <w:t>}</w:t>
            </w:r>
          </w:p>
        </w:tc>
        <w:tc>
          <w:tcPr>
            <w:tcW w:w="1050" w:type="dxa"/>
          </w:tcPr>
          <w:p w14:paraId="0B727822" w14:textId="77777777" w:rsidR="00124B88" w:rsidRDefault="00000000">
            <w:pPr>
              <w:widowControl w:val="0"/>
            </w:pPr>
            <w:r>
              <w:rPr>
                <w:rFonts w:ascii="Times New Roman" w:hAnsi="Times New Roman"/>
                <w:sz w:val="18"/>
              </w:rPr>
              <w:t>10</w:t>
            </w:r>
            <w:r>
              <w:rPr>
                <w:rFonts w:ascii="Times New Roman" w:hAnsi="Times New Roman"/>
                <w:sz w:val="18"/>
                <w:vertAlign w:val="superscript"/>
              </w:rPr>
              <w:t>-3</w:t>
            </w:r>
          </w:p>
        </w:tc>
        <w:tc>
          <w:tcPr>
            <w:tcW w:w="1274" w:type="dxa"/>
          </w:tcPr>
          <w:p w14:paraId="41776CAB" w14:textId="77777777" w:rsidR="00124B88" w:rsidRDefault="00000000">
            <w:pPr>
              <w:widowControl w:val="0"/>
            </w:pPr>
            <w:r>
              <w:rPr>
                <w:rFonts w:ascii="Times New Roman" w:hAnsi="Times New Roman"/>
                <w:sz w:val="18"/>
              </w:rPr>
              <w:t>10</w:t>
            </w:r>
            <w:r>
              <w:rPr>
                <w:rFonts w:ascii="Times New Roman" w:hAnsi="Times New Roman"/>
                <w:sz w:val="18"/>
                <w:vertAlign w:val="superscript"/>
              </w:rPr>
              <w:t>-4</w:t>
            </w:r>
          </w:p>
        </w:tc>
        <w:tc>
          <w:tcPr>
            <w:tcW w:w="1270" w:type="dxa"/>
          </w:tcPr>
          <w:p w14:paraId="1D90BE6E" w14:textId="77777777" w:rsidR="00124B88" w:rsidRDefault="00000000">
            <w:pPr>
              <w:widowControl w:val="0"/>
            </w:pPr>
            <w:r>
              <w:rPr>
                <w:rFonts w:ascii="Times New Roman" w:hAnsi="Times New Roman"/>
                <w:sz w:val="18"/>
              </w:rPr>
              <w:t>10</w:t>
            </w:r>
            <w:r>
              <w:rPr>
                <w:rFonts w:ascii="Times New Roman" w:hAnsi="Times New Roman"/>
                <w:sz w:val="18"/>
                <w:vertAlign w:val="superscript"/>
              </w:rPr>
              <w:t>-3</w:t>
            </w:r>
          </w:p>
        </w:tc>
      </w:tr>
      <w:tr w:rsidR="00124B88" w14:paraId="6D1C334A" w14:textId="77777777">
        <w:tc>
          <w:tcPr>
            <w:tcW w:w="979" w:type="dxa"/>
            <w:vMerge/>
            <w:vAlign w:val="center"/>
          </w:tcPr>
          <w:p w14:paraId="2068C6AB" w14:textId="77777777" w:rsidR="00124B88" w:rsidRDefault="00124B88">
            <w:pPr>
              <w:widowControl w:val="0"/>
              <w:rPr>
                <w:rFonts w:ascii="Times New Roman" w:hAnsi="Times New Roman"/>
                <w:b/>
                <w:bCs/>
                <w:sz w:val="18"/>
              </w:rPr>
            </w:pPr>
          </w:p>
        </w:tc>
        <w:tc>
          <w:tcPr>
            <w:tcW w:w="1996" w:type="dxa"/>
          </w:tcPr>
          <w:p w14:paraId="6E9A6051" w14:textId="77777777" w:rsidR="00124B88" w:rsidRDefault="00000000">
            <w:pPr>
              <w:widowControl w:val="0"/>
            </w:pPr>
            <w:proofErr w:type="spellStart"/>
            <w:r>
              <w:rPr>
                <w:rFonts w:ascii="Times New Roman" w:hAnsi="Times New Roman"/>
                <w:sz w:val="18"/>
              </w:rPr>
              <w:t>learning_rate</w:t>
            </w:r>
            <w:proofErr w:type="spellEnd"/>
          </w:p>
        </w:tc>
        <w:tc>
          <w:tcPr>
            <w:tcW w:w="1863" w:type="dxa"/>
          </w:tcPr>
          <w:p w14:paraId="336DE73B" w14:textId="77777777" w:rsidR="00124B88" w:rsidRDefault="00000000">
            <w:pPr>
              <w:widowControl w:val="0"/>
            </w:pPr>
            <w:r>
              <w:rPr>
                <w:rFonts w:ascii="Times New Roman" w:hAnsi="Times New Roman"/>
                <w:sz w:val="18"/>
              </w:rPr>
              <w:t>{constant, adaptive}</w:t>
            </w:r>
          </w:p>
        </w:tc>
        <w:tc>
          <w:tcPr>
            <w:tcW w:w="1050" w:type="dxa"/>
          </w:tcPr>
          <w:p w14:paraId="1A4C9A2D" w14:textId="77777777" w:rsidR="00124B88" w:rsidRDefault="00000000">
            <w:pPr>
              <w:widowControl w:val="0"/>
            </w:pPr>
            <w:r>
              <w:rPr>
                <w:rFonts w:ascii="Times New Roman" w:hAnsi="Times New Roman"/>
                <w:sz w:val="18"/>
              </w:rPr>
              <w:t>constant</w:t>
            </w:r>
          </w:p>
        </w:tc>
        <w:tc>
          <w:tcPr>
            <w:tcW w:w="1274" w:type="dxa"/>
          </w:tcPr>
          <w:p w14:paraId="07C37EBA" w14:textId="77777777" w:rsidR="00124B88" w:rsidRDefault="00000000">
            <w:pPr>
              <w:widowControl w:val="0"/>
            </w:pPr>
            <w:r>
              <w:rPr>
                <w:rFonts w:ascii="Times New Roman" w:hAnsi="Times New Roman"/>
                <w:sz w:val="18"/>
              </w:rPr>
              <w:t>constant</w:t>
            </w:r>
          </w:p>
        </w:tc>
        <w:tc>
          <w:tcPr>
            <w:tcW w:w="1270" w:type="dxa"/>
          </w:tcPr>
          <w:p w14:paraId="71E158E5" w14:textId="77777777" w:rsidR="00124B88" w:rsidRDefault="00000000">
            <w:pPr>
              <w:widowControl w:val="0"/>
            </w:pPr>
            <w:r>
              <w:rPr>
                <w:rFonts w:ascii="Times New Roman" w:hAnsi="Times New Roman"/>
                <w:sz w:val="18"/>
              </w:rPr>
              <w:t>constant</w:t>
            </w:r>
          </w:p>
        </w:tc>
      </w:tr>
      <w:tr w:rsidR="00124B88" w14:paraId="13EC076F" w14:textId="77777777">
        <w:tc>
          <w:tcPr>
            <w:tcW w:w="979" w:type="dxa"/>
            <w:vMerge/>
            <w:vAlign w:val="center"/>
          </w:tcPr>
          <w:p w14:paraId="6DE87F83" w14:textId="77777777" w:rsidR="00124B88" w:rsidRDefault="00124B88">
            <w:pPr>
              <w:widowControl w:val="0"/>
              <w:rPr>
                <w:rFonts w:ascii="Times New Roman" w:hAnsi="Times New Roman"/>
                <w:b/>
                <w:bCs/>
                <w:sz w:val="18"/>
              </w:rPr>
            </w:pPr>
          </w:p>
        </w:tc>
        <w:tc>
          <w:tcPr>
            <w:tcW w:w="1996" w:type="dxa"/>
          </w:tcPr>
          <w:p w14:paraId="0B70B882" w14:textId="77777777" w:rsidR="00124B88" w:rsidRDefault="00000000">
            <w:pPr>
              <w:widowControl w:val="0"/>
            </w:pPr>
            <w:proofErr w:type="spellStart"/>
            <w:r>
              <w:rPr>
                <w:rFonts w:ascii="Times New Roman" w:hAnsi="Times New Roman"/>
                <w:sz w:val="18"/>
              </w:rPr>
              <w:t>learning_rate_init</w:t>
            </w:r>
            <w:proofErr w:type="spellEnd"/>
          </w:p>
        </w:tc>
        <w:tc>
          <w:tcPr>
            <w:tcW w:w="1863" w:type="dxa"/>
          </w:tcPr>
          <w:p w14:paraId="7E6306B3" w14:textId="77777777" w:rsidR="00124B88" w:rsidRDefault="00000000">
            <w:pPr>
              <w:widowControl w:val="0"/>
            </w:pPr>
            <w:r>
              <w:rPr>
                <w:rFonts w:ascii="Times New Roman" w:hAnsi="Times New Roman"/>
                <w:sz w:val="18"/>
              </w:rPr>
              <w:t>[0.001, 0.1]</w:t>
            </w:r>
          </w:p>
        </w:tc>
        <w:tc>
          <w:tcPr>
            <w:tcW w:w="1050" w:type="dxa"/>
          </w:tcPr>
          <w:p w14:paraId="3804F910" w14:textId="77777777" w:rsidR="00124B88" w:rsidRDefault="00000000">
            <w:pPr>
              <w:widowControl w:val="0"/>
            </w:pPr>
            <w:r>
              <w:rPr>
                <w:rFonts w:ascii="Times New Roman" w:hAnsi="Times New Roman"/>
                <w:sz w:val="18"/>
              </w:rPr>
              <w:t>0.489</w:t>
            </w:r>
          </w:p>
        </w:tc>
        <w:tc>
          <w:tcPr>
            <w:tcW w:w="1274" w:type="dxa"/>
          </w:tcPr>
          <w:p w14:paraId="31D3B45A" w14:textId="77777777" w:rsidR="00124B88" w:rsidRDefault="00000000">
            <w:pPr>
              <w:widowControl w:val="0"/>
            </w:pPr>
            <w:r>
              <w:rPr>
                <w:rFonts w:ascii="Times New Roman" w:hAnsi="Times New Roman"/>
                <w:sz w:val="18"/>
              </w:rPr>
              <w:t>0.0117</w:t>
            </w:r>
          </w:p>
        </w:tc>
        <w:tc>
          <w:tcPr>
            <w:tcW w:w="1270" w:type="dxa"/>
          </w:tcPr>
          <w:p w14:paraId="21BABCDC" w14:textId="77777777" w:rsidR="00124B88" w:rsidRDefault="00000000">
            <w:pPr>
              <w:widowControl w:val="0"/>
            </w:pPr>
            <w:r>
              <w:rPr>
                <w:rFonts w:ascii="Times New Roman" w:hAnsi="Times New Roman"/>
                <w:sz w:val="18"/>
              </w:rPr>
              <w:t>0.0906</w:t>
            </w:r>
          </w:p>
        </w:tc>
      </w:tr>
      <w:tr w:rsidR="00124B88" w14:paraId="1C5720BA" w14:textId="77777777">
        <w:tc>
          <w:tcPr>
            <w:tcW w:w="979" w:type="dxa"/>
            <w:vMerge/>
            <w:vAlign w:val="center"/>
          </w:tcPr>
          <w:p w14:paraId="60E5FA0D" w14:textId="77777777" w:rsidR="00124B88" w:rsidRDefault="00124B88">
            <w:pPr>
              <w:widowControl w:val="0"/>
              <w:rPr>
                <w:rFonts w:ascii="Times New Roman" w:hAnsi="Times New Roman"/>
                <w:b/>
                <w:bCs/>
                <w:sz w:val="18"/>
              </w:rPr>
            </w:pPr>
          </w:p>
        </w:tc>
        <w:tc>
          <w:tcPr>
            <w:tcW w:w="1996" w:type="dxa"/>
          </w:tcPr>
          <w:p w14:paraId="71B69E8F" w14:textId="77777777" w:rsidR="00124B88" w:rsidRDefault="00000000">
            <w:pPr>
              <w:widowControl w:val="0"/>
            </w:pPr>
            <w:proofErr w:type="spellStart"/>
            <w:r>
              <w:rPr>
                <w:rFonts w:ascii="Times New Roman" w:hAnsi="Times New Roman"/>
                <w:sz w:val="18"/>
              </w:rPr>
              <w:t>batch_size</w:t>
            </w:r>
            <w:proofErr w:type="spellEnd"/>
          </w:p>
        </w:tc>
        <w:tc>
          <w:tcPr>
            <w:tcW w:w="1863" w:type="dxa"/>
          </w:tcPr>
          <w:p w14:paraId="05EDCBFD" w14:textId="77777777" w:rsidR="00124B88" w:rsidRDefault="00000000">
            <w:pPr>
              <w:widowControl w:val="0"/>
            </w:pPr>
            <w:r>
              <w:rPr>
                <w:rFonts w:ascii="Times New Roman" w:hAnsi="Times New Roman"/>
                <w:sz w:val="18"/>
              </w:rPr>
              <w:t>{200, 500, 1000}</w:t>
            </w:r>
          </w:p>
        </w:tc>
        <w:tc>
          <w:tcPr>
            <w:tcW w:w="1050" w:type="dxa"/>
          </w:tcPr>
          <w:p w14:paraId="0EB75C17" w14:textId="77777777" w:rsidR="00124B88" w:rsidRDefault="00000000">
            <w:pPr>
              <w:widowControl w:val="0"/>
            </w:pPr>
            <w:r>
              <w:rPr>
                <w:rFonts w:ascii="Times New Roman" w:hAnsi="Times New Roman"/>
                <w:sz w:val="18"/>
              </w:rPr>
              <w:t>1000</w:t>
            </w:r>
          </w:p>
        </w:tc>
        <w:tc>
          <w:tcPr>
            <w:tcW w:w="1274" w:type="dxa"/>
          </w:tcPr>
          <w:p w14:paraId="2B549428" w14:textId="77777777" w:rsidR="00124B88" w:rsidRDefault="00000000">
            <w:pPr>
              <w:widowControl w:val="0"/>
            </w:pPr>
            <w:r>
              <w:rPr>
                <w:rFonts w:ascii="Times New Roman" w:hAnsi="Times New Roman"/>
                <w:sz w:val="18"/>
              </w:rPr>
              <w:t>500</w:t>
            </w:r>
          </w:p>
        </w:tc>
        <w:tc>
          <w:tcPr>
            <w:tcW w:w="1270" w:type="dxa"/>
          </w:tcPr>
          <w:p w14:paraId="66C4860A" w14:textId="77777777" w:rsidR="00124B88" w:rsidRDefault="00000000">
            <w:pPr>
              <w:widowControl w:val="0"/>
            </w:pPr>
            <w:r>
              <w:rPr>
                <w:rFonts w:ascii="Times New Roman" w:hAnsi="Times New Roman"/>
                <w:sz w:val="18"/>
              </w:rPr>
              <w:t>1000</w:t>
            </w:r>
          </w:p>
        </w:tc>
      </w:tr>
      <w:tr w:rsidR="00124B88" w14:paraId="78D1149E" w14:textId="77777777">
        <w:tc>
          <w:tcPr>
            <w:tcW w:w="979" w:type="dxa"/>
            <w:vMerge/>
            <w:vAlign w:val="center"/>
          </w:tcPr>
          <w:p w14:paraId="558F330C" w14:textId="77777777" w:rsidR="00124B88" w:rsidRDefault="00124B88">
            <w:pPr>
              <w:widowControl w:val="0"/>
              <w:rPr>
                <w:rFonts w:ascii="Times New Roman" w:hAnsi="Times New Roman"/>
                <w:b/>
                <w:bCs/>
                <w:sz w:val="18"/>
              </w:rPr>
            </w:pPr>
          </w:p>
        </w:tc>
        <w:tc>
          <w:tcPr>
            <w:tcW w:w="1996" w:type="dxa"/>
          </w:tcPr>
          <w:p w14:paraId="71A62507" w14:textId="77777777" w:rsidR="00124B88" w:rsidRDefault="00000000">
            <w:pPr>
              <w:widowControl w:val="0"/>
            </w:pPr>
            <w:proofErr w:type="spellStart"/>
            <w:r>
              <w:rPr>
                <w:rFonts w:ascii="Times New Roman" w:hAnsi="Times New Roman"/>
                <w:sz w:val="18"/>
              </w:rPr>
              <w:t>max_iter</w:t>
            </w:r>
            <w:proofErr w:type="spellEnd"/>
          </w:p>
        </w:tc>
        <w:tc>
          <w:tcPr>
            <w:tcW w:w="1863" w:type="dxa"/>
          </w:tcPr>
          <w:p w14:paraId="0DE77D4D" w14:textId="77777777" w:rsidR="00124B88" w:rsidRDefault="00000000">
            <w:pPr>
              <w:widowControl w:val="0"/>
            </w:pPr>
            <w:r>
              <w:rPr>
                <w:rFonts w:ascii="Times New Roman" w:hAnsi="Times New Roman"/>
                <w:sz w:val="18"/>
              </w:rPr>
              <w:t>[200, 1000]</w:t>
            </w:r>
          </w:p>
        </w:tc>
        <w:tc>
          <w:tcPr>
            <w:tcW w:w="1050" w:type="dxa"/>
          </w:tcPr>
          <w:p w14:paraId="04BE9AEA" w14:textId="77777777" w:rsidR="00124B88" w:rsidRDefault="00000000">
            <w:pPr>
              <w:widowControl w:val="0"/>
            </w:pPr>
            <w:r>
              <w:rPr>
                <w:rFonts w:ascii="Times New Roman" w:hAnsi="Times New Roman"/>
                <w:sz w:val="18"/>
              </w:rPr>
              <w:t>701</w:t>
            </w:r>
          </w:p>
        </w:tc>
        <w:tc>
          <w:tcPr>
            <w:tcW w:w="1274" w:type="dxa"/>
          </w:tcPr>
          <w:p w14:paraId="1F49AF5E" w14:textId="77777777" w:rsidR="00124B88" w:rsidRDefault="00000000">
            <w:pPr>
              <w:widowControl w:val="0"/>
            </w:pPr>
            <w:r>
              <w:rPr>
                <w:rFonts w:ascii="Times New Roman" w:hAnsi="Times New Roman"/>
                <w:sz w:val="18"/>
              </w:rPr>
              <w:t>748</w:t>
            </w:r>
          </w:p>
        </w:tc>
        <w:tc>
          <w:tcPr>
            <w:tcW w:w="1270" w:type="dxa"/>
          </w:tcPr>
          <w:p w14:paraId="68D97101" w14:textId="77777777" w:rsidR="00124B88" w:rsidRDefault="00000000">
            <w:pPr>
              <w:widowControl w:val="0"/>
            </w:pPr>
            <w:r>
              <w:rPr>
                <w:rFonts w:ascii="Times New Roman" w:hAnsi="Times New Roman"/>
                <w:sz w:val="18"/>
              </w:rPr>
              <w:t>338</w:t>
            </w:r>
          </w:p>
        </w:tc>
      </w:tr>
      <w:tr w:rsidR="00124B88" w14:paraId="03A530C9" w14:textId="77777777">
        <w:tc>
          <w:tcPr>
            <w:tcW w:w="979" w:type="dxa"/>
            <w:vMerge/>
            <w:vAlign w:val="center"/>
          </w:tcPr>
          <w:p w14:paraId="0810E8C3" w14:textId="77777777" w:rsidR="00124B88" w:rsidRDefault="00124B88">
            <w:pPr>
              <w:widowControl w:val="0"/>
              <w:rPr>
                <w:rFonts w:ascii="Times New Roman" w:hAnsi="Times New Roman"/>
                <w:b/>
                <w:bCs/>
                <w:sz w:val="18"/>
              </w:rPr>
            </w:pPr>
          </w:p>
        </w:tc>
        <w:tc>
          <w:tcPr>
            <w:tcW w:w="1996" w:type="dxa"/>
            <w:tcBorders>
              <w:bottom w:val="single" w:sz="4" w:space="0" w:color="000000"/>
            </w:tcBorders>
          </w:tcPr>
          <w:p w14:paraId="0BBE41F5" w14:textId="77777777" w:rsidR="00124B88" w:rsidRDefault="00000000">
            <w:pPr>
              <w:widowControl w:val="0"/>
            </w:pPr>
            <w:r>
              <w:rPr>
                <w:rFonts w:ascii="Times New Roman" w:hAnsi="Times New Roman"/>
                <w:sz w:val="18"/>
              </w:rPr>
              <w:t>momentum</w:t>
            </w:r>
          </w:p>
        </w:tc>
        <w:tc>
          <w:tcPr>
            <w:tcW w:w="1863" w:type="dxa"/>
            <w:tcBorders>
              <w:bottom w:val="single" w:sz="4" w:space="0" w:color="000000"/>
            </w:tcBorders>
          </w:tcPr>
          <w:p w14:paraId="1CF50190" w14:textId="77777777" w:rsidR="00124B88" w:rsidRDefault="00000000">
            <w:pPr>
              <w:widowControl w:val="0"/>
            </w:pPr>
            <w:r>
              <w:rPr>
                <w:rFonts w:ascii="Times New Roman" w:hAnsi="Times New Roman"/>
                <w:sz w:val="18"/>
              </w:rPr>
              <w:t>[0, 1]</w:t>
            </w:r>
          </w:p>
        </w:tc>
        <w:tc>
          <w:tcPr>
            <w:tcW w:w="1050" w:type="dxa"/>
            <w:tcBorders>
              <w:bottom w:val="single" w:sz="4" w:space="0" w:color="000000"/>
            </w:tcBorders>
          </w:tcPr>
          <w:p w14:paraId="7E49B592" w14:textId="77777777" w:rsidR="00124B88" w:rsidRDefault="00000000">
            <w:pPr>
              <w:widowControl w:val="0"/>
            </w:pPr>
            <w:r>
              <w:rPr>
                <w:rFonts w:ascii="Times New Roman" w:hAnsi="Times New Roman"/>
                <w:sz w:val="18"/>
              </w:rPr>
              <w:t>0.0667</w:t>
            </w:r>
          </w:p>
        </w:tc>
        <w:tc>
          <w:tcPr>
            <w:tcW w:w="1274" w:type="dxa"/>
            <w:tcBorders>
              <w:bottom w:val="single" w:sz="4" w:space="0" w:color="000000"/>
            </w:tcBorders>
          </w:tcPr>
          <w:p w14:paraId="6CC78E15" w14:textId="77777777" w:rsidR="00124B88" w:rsidRDefault="00000000">
            <w:pPr>
              <w:widowControl w:val="0"/>
            </w:pPr>
            <w:r>
              <w:rPr>
                <w:rFonts w:ascii="Times New Roman" w:hAnsi="Times New Roman"/>
                <w:sz w:val="18"/>
              </w:rPr>
              <w:t>0.2089</w:t>
            </w:r>
          </w:p>
        </w:tc>
        <w:tc>
          <w:tcPr>
            <w:tcW w:w="1270" w:type="dxa"/>
            <w:tcBorders>
              <w:bottom w:val="single" w:sz="4" w:space="0" w:color="000000"/>
            </w:tcBorders>
          </w:tcPr>
          <w:p w14:paraId="3EA2B922" w14:textId="77777777" w:rsidR="00124B88" w:rsidRDefault="00000000">
            <w:pPr>
              <w:widowControl w:val="0"/>
            </w:pPr>
            <w:r>
              <w:rPr>
                <w:rFonts w:ascii="Times New Roman" w:hAnsi="Times New Roman"/>
                <w:sz w:val="18"/>
              </w:rPr>
              <w:t>0.7697</w:t>
            </w:r>
          </w:p>
        </w:tc>
      </w:tr>
      <w:tr w:rsidR="00124B88" w14:paraId="20D82128" w14:textId="77777777">
        <w:tc>
          <w:tcPr>
            <w:tcW w:w="979" w:type="dxa"/>
            <w:vMerge w:val="restart"/>
            <w:tcBorders>
              <w:bottom w:val="single" w:sz="4" w:space="0" w:color="000000"/>
            </w:tcBorders>
            <w:vAlign w:val="center"/>
          </w:tcPr>
          <w:p w14:paraId="734D43EB" w14:textId="77777777" w:rsidR="00124B88" w:rsidRDefault="00000000">
            <w:pPr>
              <w:widowControl w:val="0"/>
            </w:pPr>
            <w:r>
              <w:rPr>
                <w:rFonts w:ascii="Times New Roman" w:hAnsi="Times New Roman"/>
                <w:b/>
                <w:bCs/>
                <w:sz w:val="18"/>
              </w:rPr>
              <w:t>RF</w:t>
            </w:r>
          </w:p>
        </w:tc>
        <w:tc>
          <w:tcPr>
            <w:tcW w:w="1996" w:type="dxa"/>
          </w:tcPr>
          <w:p w14:paraId="76337159" w14:textId="77777777" w:rsidR="00124B88" w:rsidRDefault="00000000">
            <w:pPr>
              <w:widowControl w:val="0"/>
            </w:pPr>
            <w:proofErr w:type="spellStart"/>
            <w:r>
              <w:rPr>
                <w:rFonts w:ascii="Times New Roman" w:hAnsi="Times New Roman"/>
                <w:sz w:val="18"/>
              </w:rPr>
              <w:t>n_estimators</w:t>
            </w:r>
            <w:proofErr w:type="spellEnd"/>
          </w:p>
        </w:tc>
        <w:tc>
          <w:tcPr>
            <w:tcW w:w="1863" w:type="dxa"/>
          </w:tcPr>
          <w:p w14:paraId="2E906196" w14:textId="77777777" w:rsidR="00124B88" w:rsidRDefault="00000000">
            <w:pPr>
              <w:widowControl w:val="0"/>
            </w:pPr>
            <w:r>
              <w:rPr>
                <w:rFonts w:ascii="Times New Roman" w:hAnsi="Times New Roman"/>
                <w:sz w:val="18"/>
              </w:rPr>
              <w:t>[500, 1000]</w:t>
            </w:r>
          </w:p>
        </w:tc>
        <w:tc>
          <w:tcPr>
            <w:tcW w:w="1050" w:type="dxa"/>
          </w:tcPr>
          <w:p w14:paraId="73FC93E0" w14:textId="77777777" w:rsidR="00124B88" w:rsidRDefault="00000000">
            <w:pPr>
              <w:widowControl w:val="0"/>
            </w:pPr>
            <w:r>
              <w:rPr>
                <w:rFonts w:ascii="Times New Roman" w:hAnsi="Times New Roman"/>
                <w:sz w:val="18"/>
              </w:rPr>
              <w:t>417</w:t>
            </w:r>
          </w:p>
        </w:tc>
        <w:tc>
          <w:tcPr>
            <w:tcW w:w="1274" w:type="dxa"/>
          </w:tcPr>
          <w:p w14:paraId="3BC1F727" w14:textId="77777777" w:rsidR="00124B88" w:rsidRDefault="00000000">
            <w:pPr>
              <w:widowControl w:val="0"/>
            </w:pPr>
            <w:r>
              <w:rPr>
                <w:rFonts w:ascii="Times New Roman" w:hAnsi="Times New Roman"/>
                <w:sz w:val="18"/>
              </w:rPr>
              <w:t>274</w:t>
            </w:r>
          </w:p>
        </w:tc>
        <w:tc>
          <w:tcPr>
            <w:tcW w:w="1270" w:type="dxa"/>
          </w:tcPr>
          <w:p w14:paraId="1B3379E6" w14:textId="77777777" w:rsidR="00124B88" w:rsidRDefault="00000000">
            <w:pPr>
              <w:widowControl w:val="0"/>
            </w:pPr>
            <w:r>
              <w:rPr>
                <w:rFonts w:ascii="Times New Roman" w:hAnsi="Times New Roman"/>
                <w:sz w:val="18"/>
              </w:rPr>
              <w:t>120</w:t>
            </w:r>
          </w:p>
        </w:tc>
      </w:tr>
      <w:tr w:rsidR="00124B88" w14:paraId="6F7867E8" w14:textId="77777777">
        <w:tc>
          <w:tcPr>
            <w:tcW w:w="979" w:type="dxa"/>
            <w:vMerge/>
            <w:tcBorders>
              <w:bottom w:val="single" w:sz="4" w:space="0" w:color="000000"/>
            </w:tcBorders>
          </w:tcPr>
          <w:p w14:paraId="1E7CC2A4" w14:textId="77777777" w:rsidR="00124B88" w:rsidRDefault="00124B88">
            <w:pPr>
              <w:widowControl w:val="0"/>
              <w:rPr>
                <w:rFonts w:ascii="Times New Roman" w:hAnsi="Times New Roman"/>
                <w:sz w:val="18"/>
              </w:rPr>
            </w:pPr>
          </w:p>
        </w:tc>
        <w:tc>
          <w:tcPr>
            <w:tcW w:w="1996" w:type="dxa"/>
            <w:tcBorders>
              <w:bottom w:val="single" w:sz="4" w:space="0" w:color="000000"/>
            </w:tcBorders>
          </w:tcPr>
          <w:p w14:paraId="3343CF84" w14:textId="77777777" w:rsidR="00124B88" w:rsidRDefault="00000000">
            <w:pPr>
              <w:widowControl w:val="0"/>
            </w:pPr>
            <w:proofErr w:type="spellStart"/>
            <w:r>
              <w:rPr>
                <w:rFonts w:ascii="Times New Roman" w:hAnsi="Times New Roman"/>
                <w:sz w:val="18"/>
              </w:rPr>
              <w:t>max_features</w:t>
            </w:r>
            <w:proofErr w:type="spellEnd"/>
          </w:p>
        </w:tc>
        <w:tc>
          <w:tcPr>
            <w:tcW w:w="1863" w:type="dxa"/>
            <w:tcBorders>
              <w:bottom w:val="single" w:sz="4" w:space="0" w:color="000000"/>
            </w:tcBorders>
          </w:tcPr>
          <w:p w14:paraId="4B7CCECC" w14:textId="77777777" w:rsidR="00124B88" w:rsidRDefault="00000000">
            <w:pPr>
              <w:widowControl w:val="0"/>
            </w:pPr>
            <w:r>
              <w:rPr>
                <w:rFonts w:ascii="Times New Roman" w:hAnsi="Times New Roman"/>
                <w:sz w:val="18"/>
              </w:rPr>
              <w:t>{auto, sqrt, log2}</w:t>
            </w:r>
          </w:p>
        </w:tc>
        <w:tc>
          <w:tcPr>
            <w:tcW w:w="1050" w:type="dxa"/>
            <w:tcBorders>
              <w:bottom w:val="single" w:sz="4" w:space="0" w:color="000000"/>
            </w:tcBorders>
          </w:tcPr>
          <w:p w14:paraId="0E164BC4" w14:textId="77777777" w:rsidR="00124B88" w:rsidRDefault="00000000">
            <w:pPr>
              <w:widowControl w:val="0"/>
            </w:pPr>
            <w:r>
              <w:rPr>
                <w:rFonts w:ascii="Times New Roman" w:hAnsi="Times New Roman"/>
                <w:sz w:val="18"/>
              </w:rPr>
              <w:t>sqrt</w:t>
            </w:r>
          </w:p>
        </w:tc>
        <w:tc>
          <w:tcPr>
            <w:tcW w:w="1274" w:type="dxa"/>
            <w:tcBorders>
              <w:bottom w:val="single" w:sz="4" w:space="0" w:color="000000"/>
            </w:tcBorders>
          </w:tcPr>
          <w:p w14:paraId="08656803" w14:textId="77777777" w:rsidR="00124B88" w:rsidRDefault="00000000">
            <w:pPr>
              <w:widowControl w:val="0"/>
            </w:pPr>
            <w:r>
              <w:rPr>
                <w:rFonts w:ascii="Times New Roman" w:hAnsi="Times New Roman"/>
                <w:sz w:val="18"/>
              </w:rPr>
              <w:t>log2</w:t>
            </w:r>
          </w:p>
        </w:tc>
        <w:tc>
          <w:tcPr>
            <w:tcW w:w="1270" w:type="dxa"/>
            <w:tcBorders>
              <w:bottom w:val="single" w:sz="4" w:space="0" w:color="000000"/>
            </w:tcBorders>
          </w:tcPr>
          <w:p w14:paraId="3553EB58" w14:textId="77777777" w:rsidR="00124B88" w:rsidRDefault="00000000">
            <w:pPr>
              <w:widowControl w:val="0"/>
            </w:pPr>
            <w:r>
              <w:rPr>
                <w:rFonts w:ascii="Times New Roman" w:hAnsi="Times New Roman"/>
                <w:sz w:val="18"/>
              </w:rPr>
              <w:t>log2</w:t>
            </w:r>
          </w:p>
        </w:tc>
      </w:tr>
    </w:tbl>
    <w:p w14:paraId="7937206B" w14:textId="77777777" w:rsidR="00124B88" w:rsidRDefault="00124B88">
      <w:pPr>
        <w:spacing w:after="140" w:line="480" w:lineRule="auto"/>
        <w:ind w:firstLine="288"/>
        <w:jc w:val="both"/>
      </w:pPr>
    </w:p>
    <w:p w14:paraId="52E3B3DD" w14:textId="77777777" w:rsidR="00124B88" w:rsidRDefault="00000000">
      <w:pPr>
        <w:spacing w:after="140" w:line="480" w:lineRule="auto"/>
        <w:jc w:val="both"/>
      </w:pPr>
      <w:r>
        <w:t xml:space="preserve">Table A.1: </w:t>
      </w:r>
      <w:r>
        <w:rPr>
          <w:color w:val="FF0000"/>
        </w:rPr>
        <w:t xml:space="preserve">Hyperparameter </w:t>
      </w:r>
      <w:r>
        <w:t xml:space="preserve">search space and best values. For more information about the hyperparameters, please check the scikit-learn user guide at </w:t>
      </w:r>
      <w:hyperlink r:id="rId23">
        <w:r>
          <w:rPr>
            <w:rStyle w:val="Hyperlink"/>
            <w:color w:val="auto"/>
          </w:rPr>
          <w:t>https://scikit-learn.org/stable/user_guide.html</w:t>
        </w:r>
      </w:hyperlink>
      <w:r>
        <w:t>.</w:t>
      </w:r>
    </w:p>
    <w:p w14:paraId="0477FD08" w14:textId="77777777" w:rsidR="00124B88" w:rsidRDefault="00124B88">
      <w:pPr>
        <w:spacing w:after="140" w:line="480" w:lineRule="auto"/>
        <w:jc w:val="both"/>
      </w:pPr>
    </w:p>
    <w:p w14:paraId="0A32C3EC" w14:textId="77777777" w:rsidR="00124B88" w:rsidRDefault="00000000">
      <w:pPr>
        <w:spacing w:after="140" w:line="480" w:lineRule="auto"/>
        <w:ind w:firstLine="288"/>
        <w:jc w:val="both"/>
      </w:pPr>
      <w:r>
        <w:t>Tables A.2 to A.4 show the performance measures for the CART, K-NN, and MLP algorithms. Tables A.4 to A.7 show the metrics for the induced models for the four properties studied in this work. Finally, Figs. A.1 and A.2 show the boxplots and the residual plots vs. chemical elements for log</w:t>
      </w:r>
      <w:r>
        <w:rPr>
          <w:vertAlign w:val="subscript"/>
        </w:rPr>
        <w:t>10</w:t>
      </w:r>
      <w:r>
        <w:t xml:space="preserve">(CTE) and </w:t>
      </w:r>
      <w:proofErr w:type="spellStart"/>
      <w:r>
        <w:rPr>
          <w:i/>
        </w:rPr>
        <w:t>n</w:t>
      </w:r>
      <w:r>
        <w:rPr>
          <w:vertAlign w:val="subscript"/>
        </w:rPr>
        <w:t>D</w:t>
      </w:r>
      <w:proofErr w:type="spellEnd"/>
      <w:r>
        <w:t>.</w:t>
      </w:r>
    </w:p>
    <w:p w14:paraId="5892E80F" w14:textId="77777777" w:rsidR="00124B88" w:rsidRDefault="00124B88">
      <w:pPr>
        <w:tabs>
          <w:tab w:val="left" w:pos="504"/>
        </w:tabs>
        <w:ind w:left="504" w:hanging="504"/>
        <w:jc w:val="both"/>
        <w:rPr>
          <w:rFonts w:ascii="Times New Roman" w:eastAsia="Times New Roman" w:hAnsi="Times New Roman" w:cs="Times New Roman"/>
          <w:sz w:val="28"/>
          <w:szCs w:val="28"/>
        </w:rPr>
      </w:pPr>
    </w:p>
    <w:p w14:paraId="16DD718D" w14:textId="77777777" w:rsidR="00124B88" w:rsidRDefault="00000000">
      <w:pPr>
        <w:spacing w:after="200"/>
        <w:jc w:val="both"/>
      </w:pPr>
      <w:r>
        <w:rPr>
          <w:b/>
        </w:rPr>
        <w:lastRenderedPageBreak/>
        <w:t>Table A.2</w:t>
      </w:r>
      <w:r>
        <w:t>. Values of the performance metrics for the four properties obtained using the tuned CART algorithm. The up arrow indicates that the higher the metric, the better; the down arrow indicates the opposite.</w:t>
      </w:r>
    </w:p>
    <w:tbl>
      <w:tblPr>
        <w:tblW w:w="6479" w:type="dxa"/>
        <w:jc w:val="center"/>
        <w:tblLayout w:type="fixed"/>
        <w:tblLook w:val="0400" w:firstRow="0" w:lastRow="0" w:firstColumn="0" w:lastColumn="0" w:noHBand="0" w:noVBand="1"/>
      </w:tblPr>
      <w:tblGrid>
        <w:gridCol w:w="1489"/>
        <w:gridCol w:w="1824"/>
        <w:gridCol w:w="1937"/>
        <w:gridCol w:w="1229"/>
      </w:tblGrid>
      <w:tr w:rsidR="00124B88" w14:paraId="64BC1535" w14:textId="77777777">
        <w:trPr>
          <w:trHeight w:val="173"/>
          <w:jc w:val="center"/>
        </w:trPr>
        <w:tc>
          <w:tcPr>
            <w:tcW w:w="1488" w:type="dxa"/>
            <w:tcBorders>
              <w:top w:val="single" w:sz="4" w:space="0" w:color="000000"/>
              <w:left w:val="single" w:sz="4" w:space="0" w:color="000000"/>
              <w:bottom w:val="single" w:sz="4" w:space="0" w:color="000000"/>
            </w:tcBorders>
          </w:tcPr>
          <w:p w14:paraId="4859E97E" w14:textId="77777777" w:rsidR="00124B88" w:rsidRDefault="00000000">
            <w:pPr>
              <w:widowControl w:val="0"/>
              <w:jc w:val="both"/>
            </w:pPr>
            <w:r>
              <w:rPr>
                <w:rFonts w:ascii="Times New Roman" w:eastAsia="Times New Roman" w:hAnsi="Times New Roman" w:cs="Times New Roman"/>
                <w:b/>
                <w:sz w:val="24"/>
                <w:szCs w:val="24"/>
              </w:rPr>
              <w:t>Metric</w:t>
            </w:r>
          </w:p>
        </w:tc>
        <w:tc>
          <w:tcPr>
            <w:tcW w:w="1824" w:type="dxa"/>
            <w:tcBorders>
              <w:top w:val="single" w:sz="4" w:space="0" w:color="000000"/>
              <w:left w:val="single" w:sz="4" w:space="0" w:color="000000"/>
              <w:bottom w:val="single" w:sz="4" w:space="0" w:color="000000"/>
            </w:tcBorders>
          </w:tcPr>
          <w:p w14:paraId="3C5F5440" w14:textId="77777777" w:rsidR="00124B88" w:rsidRDefault="00000000">
            <w:pPr>
              <w:widowControl w:val="0"/>
              <w:spacing w:line="240" w:lineRule="auto"/>
              <w:jc w:val="right"/>
            </w:pPr>
            <w:proofErr w:type="spellStart"/>
            <w:r>
              <w:rPr>
                <w:rFonts w:ascii="Times New Roman" w:eastAsia="Times New Roman" w:hAnsi="Times New Roman" w:cs="Times New Roman"/>
                <w:b/>
                <w:i/>
                <w:sz w:val="24"/>
                <w:szCs w:val="24"/>
              </w:rPr>
              <w:t>T</w:t>
            </w:r>
            <w:r>
              <w:rPr>
                <w:rFonts w:ascii="Times New Roman" w:eastAsia="Times New Roman" w:hAnsi="Times New Roman" w:cs="Times New Roman"/>
                <w:b/>
                <w:sz w:val="24"/>
                <w:szCs w:val="24"/>
                <w:vertAlign w:val="subscript"/>
              </w:rPr>
              <w:t>g</w:t>
            </w:r>
            <w:proofErr w:type="spellEnd"/>
            <w:r>
              <w:rPr>
                <w:rFonts w:ascii="Times New Roman" w:eastAsia="Times New Roman" w:hAnsi="Times New Roman" w:cs="Times New Roman"/>
                <w:b/>
                <w:sz w:val="24"/>
                <w:szCs w:val="24"/>
              </w:rPr>
              <w:t xml:space="preserve"> (K)</w:t>
            </w:r>
          </w:p>
        </w:tc>
        <w:tc>
          <w:tcPr>
            <w:tcW w:w="1937" w:type="dxa"/>
            <w:tcBorders>
              <w:top w:val="single" w:sz="4" w:space="0" w:color="000000"/>
              <w:left w:val="single" w:sz="4" w:space="0" w:color="000000"/>
              <w:bottom w:val="single" w:sz="4" w:space="0" w:color="000000"/>
            </w:tcBorders>
          </w:tcPr>
          <w:p w14:paraId="302FEE0C" w14:textId="77777777" w:rsidR="00124B88" w:rsidRDefault="00000000">
            <w:pPr>
              <w:widowControl w:val="0"/>
              <w:spacing w:line="240" w:lineRule="auto"/>
              <w:jc w:val="right"/>
            </w:pPr>
            <w:r>
              <w:rPr>
                <w:rFonts w:ascii="Times New Roman" w:eastAsia="Times New Roman" w:hAnsi="Times New Roman" w:cs="Times New Roman"/>
                <w:b/>
                <w:sz w:val="24"/>
                <w:szCs w:val="24"/>
              </w:rPr>
              <w:t>log</w:t>
            </w:r>
            <w:r>
              <w:rPr>
                <w:rFonts w:ascii="Times New Roman" w:eastAsia="Times New Roman" w:hAnsi="Times New Roman" w:cs="Times New Roman"/>
                <w:b/>
                <w:sz w:val="24"/>
                <w:szCs w:val="24"/>
                <w:vertAlign w:val="subscript"/>
              </w:rPr>
              <w:t>10</w:t>
            </w:r>
            <w:r>
              <w:rPr>
                <w:rFonts w:ascii="Times New Roman" w:eastAsia="Times New Roman" w:hAnsi="Times New Roman" w:cs="Times New Roman"/>
                <w:b/>
                <w:sz w:val="24"/>
                <w:szCs w:val="24"/>
              </w:rPr>
              <w:t>(CTE)</w:t>
            </w:r>
          </w:p>
        </w:tc>
        <w:tc>
          <w:tcPr>
            <w:tcW w:w="1229" w:type="dxa"/>
            <w:tcBorders>
              <w:top w:val="single" w:sz="4" w:space="0" w:color="000000"/>
              <w:left w:val="single" w:sz="4" w:space="0" w:color="000000"/>
              <w:bottom w:val="single" w:sz="4" w:space="0" w:color="000000"/>
              <w:right w:val="single" w:sz="4" w:space="0" w:color="000000"/>
            </w:tcBorders>
          </w:tcPr>
          <w:p w14:paraId="39CC112F" w14:textId="77777777" w:rsidR="00124B88" w:rsidRDefault="00000000">
            <w:pPr>
              <w:widowControl w:val="0"/>
              <w:spacing w:line="240" w:lineRule="auto"/>
              <w:jc w:val="right"/>
            </w:pPr>
            <w:proofErr w:type="spellStart"/>
            <w:r>
              <w:rPr>
                <w:rFonts w:ascii="Times New Roman" w:eastAsia="Times New Roman" w:hAnsi="Times New Roman" w:cs="Times New Roman"/>
                <w:b/>
                <w:i/>
                <w:sz w:val="24"/>
                <w:szCs w:val="24"/>
              </w:rPr>
              <w:t>n</w:t>
            </w:r>
            <w:r>
              <w:rPr>
                <w:rFonts w:ascii="Times New Roman" w:eastAsia="Times New Roman" w:hAnsi="Times New Roman" w:cs="Times New Roman"/>
                <w:b/>
                <w:sz w:val="24"/>
                <w:szCs w:val="24"/>
                <w:vertAlign w:val="subscript"/>
              </w:rPr>
              <w:t>D</w:t>
            </w:r>
            <w:proofErr w:type="spellEnd"/>
          </w:p>
        </w:tc>
      </w:tr>
      <w:tr w:rsidR="00124B88" w14:paraId="453FE285" w14:textId="77777777">
        <w:trPr>
          <w:trHeight w:val="173"/>
          <w:jc w:val="center"/>
        </w:trPr>
        <w:tc>
          <w:tcPr>
            <w:tcW w:w="1488" w:type="dxa"/>
            <w:tcBorders>
              <w:left w:val="single" w:sz="4" w:space="0" w:color="000000"/>
              <w:bottom w:val="single" w:sz="4" w:space="0" w:color="000000"/>
            </w:tcBorders>
          </w:tcPr>
          <w:p w14:paraId="1E8689FE" w14:textId="77777777" w:rsidR="00124B88" w:rsidRDefault="00000000">
            <w:pPr>
              <w:widowControl w:val="0"/>
              <w:jc w:val="both"/>
            </w:pPr>
            <w:sdt>
              <w:sdtPr>
                <w:id w:val="229239133"/>
              </w:sdtPr>
              <w:sdtContent>
                <w:r>
                  <w:t>RD (↓)</w:t>
                </w:r>
              </w:sdtContent>
            </w:sdt>
          </w:p>
        </w:tc>
        <w:tc>
          <w:tcPr>
            <w:tcW w:w="1824" w:type="dxa"/>
            <w:tcBorders>
              <w:left w:val="single" w:sz="4" w:space="0" w:color="000000"/>
              <w:bottom w:val="single" w:sz="4" w:space="0" w:color="000000"/>
            </w:tcBorders>
          </w:tcPr>
          <w:p w14:paraId="2A6892CB" w14:textId="77777777" w:rsidR="00124B88" w:rsidRDefault="00000000">
            <w:pPr>
              <w:widowControl w:val="0"/>
              <w:jc w:val="right"/>
            </w:pPr>
            <w:r>
              <w:rPr>
                <w:rFonts w:ascii="Times New Roman" w:eastAsia="Times New Roman" w:hAnsi="Times New Roman" w:cs="Times New Roman"/>
                <w:sz w:val="24"/>
                <w:szCs w:val="24"/>
              </w:rPr>
              <w:t>4.4 ± 0.2</w:t>
            </w:r>
          </w:p>
        </w:tc>
        <w:tc>
          <w:tcPr>
            <w:tcW w:w="1937" w:type="dxa"/>
            <w:tcBorders>
              <w:left w:val="single" w:sz="4" w:space="0" w:color="000000"/>
              <w:bottom w:val="single" w:sz="4" w:space="0" w:color="000000"/>
            </w:tcBorders>
          </w:tcPr>
          <w:p w14:paraId="08D42E19" w14:textId="77777777" w:rsidR="00124B88" w:rsidRDefault="00000000">
            <w:pPr>
              <w:widowControl w:val="0"/>
              <w:jc w:val="right"/>
            </w:pPr>
            <w:r>
              <w:rPr>
                <w:rFonts w:ascii="Times New Roman" w:eastAsia="Times New Roman" w:hAnsi="Times New Roman" w:cs="Times New Roman"/>
                <w:sz w:val="24"/>
                <w:szCs w:val="24"/>
              </w:rPr>
              <w:t>1.7 ± 0.2</w:t>
            </w:r>
          </w:p>
        </w:tc>
        <w:tc>
          <w:tcPr>
            <w:tcW w:w="1229" w:type="dxa"/>
            <w:tcBorders>
              <w:left w:val="single" w:sz="4" w:space="0" w:color="000000"/>
              <w:bottom w:val="single" w:sz="4" w:space="0" w:color="000000"/>
              <w:right w:val="single" w:sz="4" w:space="0" w:color="000000"/>
            </w:tcBorders>
          </w:tcPr>
          <w:p w14:paraId="4EF918F9" w14:textId="77777777" w:rsidR="00124B88" w:rsidRDefault="00000000">
            <w:pPr>
              <w:widowControl w:val="0"/>
              <w:jc w:val="right"/>
            </w:pPr>
            <w:r>
              <w:rPr>
                <w:rFonts w:ascii="Times New Roman" w:eastAsia="Times New Roman" w:hAnsi="Times New Roman" w:cs="Times New Roman"/>
                <w:sz w:val="24"/>
                <w:szCs w:val="24"/>
              </w:rPr>
              <w:t>5 ± 1</w:t>
            </w:r>
          </w:p>
        </w:tc>
      </w:tr>
      <w:tr w:rsidR="00124B88" w14:paraId="588DEDF4" w14:textId="77777777">
        <w:trPr>
          <w:trHeight w:val="173"/>
          <w:jc w:val="center"/>
        </w:trPr>
        <w:tc>
          <w:tcPr>
            <w:tcW w:w="1488" w:type="dxa"/>
            <w:tcBorders>
              <w:left w:val="single" w:sz="4" w:space="0" w:color="000000"/>
              <w:bottom w:val="single" w:sz="4" w:space="0" w:color="000000"/>
            </w:tcBorders>
          </w:tcPr>
          <w:p w14:paraId="3EE1EEE5" w14:textId="77777777" w:rsidR="00124B88" w:rsidRDefault="00000000">
            <w:pPr>
              <w:widowControl w:val="0"/>
              <w:jc w:val="both"/>
            </w:pPr>
            <w:sdt>
              <w:sdtPr>
                <w:id w:val="586070332"/>
              </w:sdtPr>
              <w:sdtContent>
                <w:r>
                  <w:t>R2 (↑)</w:t>
                </w:r>
              </w:sdtContent>
            </w:sdt>
          </w:p>
        </w:tc>
        <w:tc>
          <w:tcPr>
            <w:tcW w:w="1824" w:type="dxa"/>
            <w:tcBorders>
              <w:left w:val="single" w:sz="4" w:space="0" w:color="000000"/>
              <w:bottom w:val="single" w:sz="4" w:space="0" w:color="000000"/>
            </w:tcBorders>
          </w:tcPr>
          <w:p w14:paraId="7C969437" w14:textId="77777777" w:rsidR="00124B88" w:rsidRDefault="00000000">
            <w:pPr>
              <w:widowControl w:val="0"/>
              <w:jc w:val="right"/>
            </w:pPr>
            <w:r>
              <w:rPr>
                <w:rFonts w:ascii="Times New Roman" w:eastAsia="Times New Roman" w:hAnsi="Times New Roman" w:cs="Times New Roman"/>
                <w:sz w:val="24"/>
                <w:szCs w:val="24"/>
              </w:rPr>
              <w:t>0.88 ± 0.02</w:t>
            </w:r>
          </w:p>
        </w:tc>
        <w:tc>
          <w:tcPr>
            <w:tcW w:w="1937" w:type="dxa"/>
            <w:tcBorders>
              <w:left w:val="single" w:sz="4" w:space="0" w:color="000000"/>
              <w:bottom w:val="single" w:sz="4" w:space="0" w:color="000000"/>
            </w:tcBorders>
          </w:tcPr>
          <w:p w14:paraId="37C0F7B2" w14:textId="77777777" w:rsidR="00124B88" w:rsidRDefault="00000000">
            <w:pPr>
              <w:widowControl w:val="0"/>
              <w:jc w:val="right"/>
            </w:pPr>
            <w:r>
              <w:rPr>
                <w:rFonts w:ascii="Times New Roman" w:eastAsia="Times New Roman" w:hAnsi="Times New Roman" w:cs="Times New Roman"/>
                <w:sz w:val="24"/>
                <w:szCs w:val="24"/>
              </w:rPr>
              <w:t>0.6 ± 0.1</w:t>
            </w:r>
          </w:p>
        </w:tc>
        <w:tc>
          <w:tcPr>
            <w:tcW w:w="1229" w:type="dxa"/>
            <w:tcBorders>
              <w:left w:val="single" w:sz="4" w:space="0" w:color="000000"/>
              <w:bottom w:val="single" w:sz="4" w:space="0" w:color="000000"/>
              <w:right w:val="single" w:sz="4" w:space="0" w:color="000000"/>
            </w:tcBorders>
          </w:tcPr>
          <w:p w14:paraId="00EB28EE" w14:textId="77777777" w:rsidR="00124B88" w:rsidRDefault="00000000">
            <w:pPr>
              <w:widowControl w:val="0"/>
              <w:jc w:val="right"/>
            </w:pPr>
            <w:r>
              <w:rPr>
                <w:rFonts w:ascii="Times New Roman" w:eastAsia="Times New Roman" w:hAnsi="Times New Roman" w:cs="Times New Roman"/>
                <w:sz w:val="24"/>
                <w:szCs w:val="24"/>
              </w:rPr>
              <w:t>0.8 ± 0.1</w:t>
            </w:r>
          </w:p>
        </w:tc>
      </w:tr>
      <w:tr w:rsidR="00124B88" w14:paraId="020FFA35" w14:textId="77777777">
        <w:trPr>
          <w:trHeight w:val="173"/>
          <w:jc w:val="center"/>
        </w:trPr>
        <w:tc>
          <w:tcPr>
            <w:tcW w:w="1488" w:type="dxa"/>
            <w:tcBorders>
              <w:left w:val="single" w:sz="4" w:space="0" w:color="000000"/>
              <w:bottom w:val="single" w:sz="4" w:space="0" w:color="000000"/>
            </w:tcBorders>
          </w:tcPr>
          <w:p w14:paraId="57EE8C06" w14:textId="77777777" w:rsidR="00124B88" w:rsidRDefault="00000000">
            <w:pPr>
              <w:widowControl w:val="0"/>
              <w:jc w:val="both"/>
            </w:pPr>
            <w:sdt>
              <w:sdtPr>
                <w:id w:val="266686130"/>
              </w:sdtPr>
              <w:sdtContent>
                <w:r>
                  <w:t>RMSE (↓)</w:t>
                </w:r>
              </w:sdtContent>
            </w:sdt>
          </w:p>
        </w:tc>
        <w:tc>
          <w:tcPr>
            <w:tcW w:w="1824" w:type="dxa"/>
            <w:tcBorders>
              <w:left w:val="single" w:sz="4" w:space="0" w:color="000000"/>
              <w:bottom w:val="single" w:sz="4" w:space="0" w:color="000000"/>
            </w:tcBorders>
          </w:tcPr>
          <w:p w14:paraId="757E9413" w14:textId="77777777" w:rsidR="00124B88" w:rsidRDefault="00000000">
            <w:pPr>
              <w:widowControl w:val="0"/>
              <w:jc w:val="right"/>
            </w:pPr>
            <w:r>
              <w:rPr>
                <w:rFonts w:ascii="Times New Roman" w:eastAsia="Times New Roman" w:hAnsi="Times New Roman" w:cs="Times New Roman"/>
                <w:sz w:val="24"/>
                <w:szCs w:val="24"/>
              </w:rPr>
              <w:t>38 ± 3</w:t>
            </w:r>
          </w:p>
        </w:tc>
        <w:tc>
          <w:tcPr>
            <w:tcW w:w="1937" w:type="dxa"/>
            <w:tcBorders>
              <w:left w:val="single" w:sz="4" w:space="0" w:color="000000"/>
              <w:bottom w:val="single" w:sz="4" w:space="0" w:color="000000"/>
            </w:tcBorders>
          </w:tcPr>
          <w:p w14:paraId="14038B33" w14:textId="77777777" w:rsidR="00124B88" w:rsidRDefault="00000000">
            <w:pPr>
              <w:widowControl w:val="0"/>
              <w:jc w:val="right"/>
            </w:pPr>
            <w:r>
              <w:rPr>
                <w:rFonts w:ascii="Times New Roman" w:eastAsia="Times New Roman" w:hAnsi="Times New Roman" w:cs="Times New Roman"/>
                <w:sz w:val="24"/>
                <w:szCs w:val="24"/>
              </w:rPr>
              <w:t>0.12 ± 0.02</w:t>
            </w:r>
          </w:p>
        </w:tc>
        <w:tc>
          <w:tcPr>
            <w:tcW w:w="1229" w:type="dxa"/>
            <w:tcBorders>
              <w:left w:val="single" w:sz="4" w:space="0" w:color="000000"/>
              <w:bottom w:val="single" w:sz="4" w:space="0" w:color="000000"/>
              <w:right w:val="single" w:sz="4" w:space="0" w:color="000000"/>
            </w:tcBorders>
          </w:tcPr>
          <w:p w14:paraId="66FFE563" w14:textId="77777777" w:rsidR="00124B88" w:rsidRDefault="00000000">
            <w:pPr>
              <w:widowControl w:val="0"/>
              <w:jc w:val="right"/>
            </w:pPr>
            <w:r>
              <w:rPr>
                <w:rFonts w:ascii="Times New Roman" w:eastAsia="Times New Roman" w:hAnsi="Times New Roman" w:cs="Times New Roman"/>
                <w:sz w:val="24"/>
                <w:szCs w:val="24"/>
              </w:rPr>
              <w:t>0.20 ± 0.06</w:t>
            </w:r>
          </w:p>
        </w:tc>
      </w:tr>
      <w:tr w:rsidR="00124B88" w14:paraId="270BB12D" w14:textId="77777777">
        <w:trPr>
          <w:trHeight w:val="173"/>
          <w:jc w:val="center"/>
        </w:trPr>
        <w:tc>
          <w:tcPr>
            <w:tcW w:w="1488" w:type="dxa"/>
            <w:tcBorders>
              <w:left w:val="single" w:sz="4" w:space="0" w:color="000000"/>
              <w:bottom w:val="single" w:sz="4" w:space="0" w:color="000000"/>
            </w:tcBorders>
          </w:tcPr>
          <w:p w14:paraId="39FE84AB" w14:textId="77777777" w:rsidR="00124B88" w:rsidRDefault="00000000">
            <w:pPr>
              <w:widowControl w:val="0"/>
              <w:jc w:val="both"/>
            </w:pPr>
            <w:sdt>
              <w:sdtPr>
                <w:id w:val="53574282"/>
              </w:sdtPr>
              <w:sdtContent>
                <w:r>
                  <w:t>RRMSE (↓)</w:t>
                </w:r>
              </w:sdtContent>
            </w:sdt>
          </w:p>
        </w:tc>
        <w:tc>
          <w:tcPr>
            <w:tcW w:w="1824" w:type="dxa"/>
            <w:tcBorders>
              <w:left w:val="single" w:sz="4" w:space="0" w:color="000000"/>
              <w:bottom w:val="single" w:sz="4" w:space="0" w:color="000000"/>
            </w:tcBorders>
          </w:tcPr>
          <w:p w14:paraId="74345D8D" w14:textId="77777777" w:rsidR="00124B88" w:rsidRDefault="00000000">
            <w:pPr>
              <w:widowControl w:val="0"/>
              <w:jc w:val="right"/>
            </w:pPr>
            <w:r>
              <w:rPr>
                <w:rFonts w:ascii="Times New Roman" w:eastAsia="Times New Roman" w:hAnsi="Times New Roman" w:cs="Times New Roman"/>
                <w:sz w:val="24"/>
                <w:szCs w:val="24"/>
              </w:rPr>
              <w:t>0.35 ± 0.02</w:t>
            </w:r>
          </w:p>
        </w:tc>
        <w:tc>
          <w:tcPr>
            <w:tcW w:w="1937" w:type="dxa"/>
            <w:tcBorders>
              <w:left w:val="single" w:sz="4" w:space="0" w:color="000000"/>
              <w:bottom w:val="single" w:sz="4" w:space="0" w:color="000000"/>
            </w:tcBorders>
          </w:tcPr>
          <w:p w14:paraId="17F5DB5E" w14:textId="77777777" w:rsidR="00124B88" w:rsidRDefault="00000000">
            <w:pPr>
              <w:widowControl w:val="0"/>
              <w:jc w:val="right"/>
            </w:pPr>
            <w:r>
              <w:rPr>
                <w:rFonts w:ascii="Times New Roman" w:eastAsia="Times New Roman" w:hAnsi="Times New Roman" w:cs="Times New Roman"/>
                <w:sz w:val="24"/>
                <w:szCs w:val="24"/>
              </w:rPr>
              <w:t>0.6 ± 0.1</w:t>
            </w:r>
          </w:p>
        </w:tc>
        <w:tc>
          <w:tcPr>
            <w:tcW w:w="1229" w:type="dxa"/>
            <w:tcBorders>
              <w:left w:val="single" w:sz="4" w:space="0" w:color="000000"/>
              <w:bottom w:val="single" w:sz="4" w:space="0" w:color="000000"/>
              <w:right w:val="single" w:sz="4" w:space="0" w:color="000000"/>
            </w:tcBorders>
          </w:tcPr>
          <w:p w14:paraId="4DED636A" w14:textId="77777777" w:rsidR="00124B88" w:rsidRDefault="00000000">
            <w:pPr>
              <w:widowControl w:val="0"/>
              <w:jc w:val="right"/>
            </w:pPr>
            <w:r>
              <w:rPr>
                <w:rFonts w:ascii="Times New Roman" w:eastAsia="Times New Roman" w:hAnsi="Times New Roman" w:cs="Times New Roman"/>
                <w:sz w:val="24"/>
                <w:szCs w:val="24"/>
              </w:rPr>
              <w:t>0.5 ± 0.1</w:t>
            </w:r>
          </w:p>
        </w:tc>
      </w:tr>
    </w:tbl>
    <w:p w14:paraId="0698D2C2" w14:textId="77777777" w:rsidR="00124B88" w:rsidRDefault="00124B88">
      <w:pPr>
        <w:spacing w:after="200"/>
        <w:jc w:val="both"/>
        <w:rPr>
          <w:rFonts w:ascii="Times New Roman" w:eastAsia="Times New Roman" w:hAnsi="Times New Roman" w:cs="Times New Roman"/>
          <w:sz w:val="28"/>
          <w:szCs w:val="28"/>
        </w:rPr>
      </w:pPr>
    </w:p>
    <w:p w14:paraId="2FDA13ED" w14:textId="77777777" w:rsidR="00124B88" w:rsidRDefault="00000000">
      <w:pPr>
        <w:spacing w:after="200"/>
        <w:jc w:val="both"/>
      </w:pPr>
      <w:r>
        <w:rPr>
          <w:b/>
        </w:rPr>
        <w:t>Table A.3</w:t>
      </w:r>
      <w:r>
        <w:t>. Values of the performance metrics for the four properties obtained using the tuned k-NN algorithm. The up arrow indicates that the higher the metric, the better; the down arrow indicates the opposite.</w:t>
      </w:r>
    </w:p>
    <w:tbl>
      <w:tblPr>
        <w:tblW w:w="6838" w:type="dxa"/>
        <w:jc w:val="center"/>
        <w:tblLayout w:type="fixed"/>
        <w:tblLook w:val="0400" w:firstRow="0" w:lastRow="0" w:firstColumn="0" w:lastColumn="0" w:noHBand="0" w:noVBand="1"/>
      </w:tblPr>
      <w:tblGrid>
        <w:gridCol w:w="1413"/>
        <w:gridCol w:w="1825"/>
        <w:gridCol w:w="1937"/>
        <w:gridCol w:w="1663"/>
      </w:tblGrid>
      <w:tr w:rsidR="00124B88" w14:paraId="16F7C3F0" w14:textId="77777777">
        <w:trPr>
          <w:trHeight w:val="115"/>
          <w:jc w:val="center"/>
        </w:trPr>
        <w:tc>
          <w:tcPr>
            <w:tcW w:w="1412" w:type="dxa"/>
            <w:tcBorders>
              <w:top w:val="single" w:sz="4" w:space="0" w:color="000000"/>
              <w:left w:val="single" w:sz="4" w:space="0" w:color="000000"/>
              <w:bottom w:val="single" w:sz="4" w:space="0" w:color="000000"/>
            </w:tcBorders>
          </w:tcPr>
          <w:p w14:paraId="5C3B2E75" w14:textId="77777777" w:rsidR="00124B88" w:rsidRDefault="00000000">
            <w:pPr>
              <w:widowControl w:val="0"/>
              <w:jc w:val="both"/>
            </w:pPr>
            <w:r>
              <w:rPr>
                <w:rFonts w:ascii="Times New Roman" w:eastAsia="Times New Roman" w:hAnsi="Times New Roman" w:cs="Times New Roman"/>
                <w:b/>
                <w:sz w:val="24"/>
                <w:szCs w:val="24"/>
              </w:rPr>
              <w:t>Metric</w:t>
            </w:r>
          </w:p>
        </w:tc>
        <w:tc>
          <w:tcPr>
            <w:tcW w:w="1825" w:type="dxa"/>
            <w:tcBorders>
              <w:top w:val="single" w:sz="4" w:space="0" w:color="000000"/>
              <w:left w:val="single" w:sz="4" w:space="0" w:color="000000"/>
              <w:bottom w:val="single" w:sz="4" w:space="0" w:color="000000"/>
            </w:tcBorders>
          </w:tcPr>
          <w:p w14:paraId="657223A8" w14:textId="77777777" w:rsidR="00124B88" w:rsidRDefault="00000000">
            <w:pPr>
              <w:widowControl w:val="0"/>
              <w:spacing w:line="240" w:lineRule="auto"/>
              <w:jc w:val="right"/>
            </w:pPr>
            <w:proofErr w:type="spellStart"/>
            <w:r>
              <w:rPr>
                <w:rFonts w:ascii="Times New Roman" w:eastAsia="Times New Roman" w:hAnsi="Times New Roman" w:cs="Times New Roman"/>
                <w:b/>
                <w:i/>
                <w:sz w:val="24"/>
                <w:szCs w:val="24"/>
              </w:rPr>
              <w:t>T</w:t>
            </w:r>
            <w:r>
              <w:rPr>
                <w:rFonts w:ascii="Times New Roman" w:eastAsia="Times New Roman" w:hAnsi="Times New Roman" w:cs="Times New Roman"/>
                <w:b/>
                <w:sz w:val="24"/>
                <w:szCs w:val="24"/>
                <w:vertAlign w:val="subscript"/>
              </w:rPr>
              <w:t>g</w:t>
            </w:r>
            <w:proofErr w:type="spellEnd"/>
            <w:r>
              <w:rPr>
                <w:rFonts w:ascii="Times New Roman" w:eastAsia="Times New Roman" w:hAnsi="Times New Roman" w:cs="Times New Roman"/>
                <w:b/>
                <w:sz w:val="24"/>
                <w:szCs w:val="24"/>
              </w:rPr>
              <w:t xml:space="preserve"> (K)</w:t>
            </w:r>
          </w:p>
        </w:tc>
        <w:tc>
          <w:tcPr>
            <w:tcW w:w="1937" w:type="dxa"/>
            <w:tcBorders>
              <w:top w:val="single" w:sz="4" w:space="0" w:color="000000"/>
              <w:left w:val="single" w:sz="4" w:space="0" w:color="000000"/>
              <w:bottom w:val="single" w:sz="4" w:space="0" w:color="000000"/>
            </w:tcBorders>
          </w:tcPr>
          <w:p w14:paraId="66CEC61C" w14:textId="77777777" w:rsidR="00124B88" w:rsidRDefault="00000000">
            <w:pPr>
              <w:widowControl w:val="0"/>
              <w:spacing w:line="240" w:lineRule="auto"/>
              <w:jc w:val="right"/>
            </w:pPr>
            <w:r>
              <w:rPr>
                <w:rFonts w:ascii="Times New Roman" w:eastAsia="Times New Roman" w:hAnsi="Times New Roman" w:cs="Times New Roman"/>
                <w:b/>
                <w:sz w:val="24"/>
                <w:szCs w:val="24"/>
              </w:rPr>
              <w:t>log</w:t>
            </w:r>
            <w:r>
              <w:rPr>
                <w:rFonts w:ascii="Times New Roman" w:eastAsia="Times New Roman" w:hAnsi="Times New Roman" w:cs="Times New Roman"/>
                <w:b/>
                <w:sz w:val="24"/>
                <w:szCs w:val="24"/>
                <w:vertAlign w:val="subscript"/>
              </w:rPr>
              <w:t>10</w:t>
            </w:r>
            <w:r>
              <w:rPr>
                <w:rFonts w:ascii="Times New Roman" w:eastAsia="Times New Roman" w:hAnsi="Times New Roman" w:cs="Times New Roman"/>
                <w:b/>
                <w:sz w:val="24"/>
                <w:szCs w:val="24"/>
              </w:rPr>
              <w:t>(CTE)</w:t>
            </w:r>
          </w:p>
        </w:tc>
        <w:tc>
          <w:tcPr>
            <w:tcW w:w="1663" w:type="dxa"/>
            <w:tcBorders>
              <w:top w:val="single" w:sz="4" w:space="0" w:color="000000"/>
              <w:left w:val="single" w:sz="4" w:space="0" w:color="000000"/>
              <w:bottom w:val="single" w:sz="4" w:space="0" w:color="000000"/>
              <w:right w:val="single" w:sz="4" w:space="0" w:color="000000"/>
            </w:tcBorders>
          </w:tcPr>
          <w:p w14:paraId="25931776" w14:textId="77777777" w:rsidR="00124B88" w:rsidRDefault="00000000">
            <w:pPr>
              <w:widowControl w:val="0"/>
              <w:spacing w:line="240" w:lineRule="auto"/>
              <w:jc w:val="right"/>
            </w:pPr>
            <w:proofErr w:type="spellStart"/>
            <w:r>
              <w:rPr>
                <w:rFonts w:ascii="Times New Roman" w:eastAsia="Times New Roman" w:hAnsi="Times New Roman" w:cs="Times New Roman"/>
                <w:b/>
                <w:i/>
                <w:sz w:val="24"/>
                <w:szCs w:val="24"/>
              </w:rPr>
              <w:t>n</w:t>
            </w:r>
            <w:r>
              <w:rPr>
                <w:rFonts w:ascii="Times New Roman" w:eastAsia="Times New Roman" w:hAnsi="Times New Roman" w:cs="Times New Roman"/>
                <w:b/>
                <w:sz w:val="24"/>
                <w:szCs w:val="24"/>
                <w:vertAlign w:val="subscript"/>
              </w:rPr>
              <w:t>D</w:t>
            </w:r>
            <w:proofErr w:type="spellEnd"/>
          </w:p>
        </w:tc>
      </w:tr>
      <w:tr w:rsidR="00124B88" w14:paraId="7CB9DF3D" w14:textId="77777777">
        <w:trPr>
          <w:trHeight w:val="173"/>
          <w:jc w:val="center"/>
        </w:trPr>
        <w:tc>
          <w:tcPr>
            <w:tcW w:w="1412" w:type="dxa"/>
            <w:tcBorders>
              <w:left w:val="single" w:sz="4" w:space="0" w:color="000000"/>
              <w:bottom w:val="single" w:sz="4" w:space="0" w:color="000000"/>
            </w:tcBorders>
          </w:tcPr>
          <w:p w14:paraId="3A249F43" w14:textId="77777777" w:rsidR="00124B88" w:rsidRDefault="00000000">
            <w:pPr>
              <w:widowControl w:val="0"/>
              <w:jc w:val="both"/>
            </w:pPr>
            <w:sdt>
              <w:sdtPr>
                <w:id w:val="897750834"/>
              </w:sdtPr>
              <w:sdtContent>
                <w:r>
                  <w:t>RD (↓)</w:t>
                </w:r>
              </w:sdtContent>
            </w:sdt>
          </w:p>
        </w:tc>
        <w:tc>
          <w:tcPr>
            <w:tcW w:w="1825" w:type="dxa"/>
            <w:tcBorders>
              <w:left w:val="single" w:sz="4" w:space="0" w:color="000000"/>
              <w:bottom w:val="single" w:sz="4" w:space="0" w:color="000000"/>
            </w:tcBorders>
          </w:tcPr>
          <w:p w14:paraId="29FE9559" w14:textId="77777777" w:rsidR="00124B88" w:rsidRDefault="00000000">
            <w:pPr>
              <w:widowControl w:val="0"/>
              <w:jc w:val="right"/>
            </w:pPr>
            <w:r>
              <w:rPr>
                <w:rFonts w:ascii="Times New Roman" w:eastAsia="Times New Roman" w:hAnsi="Times New Roman" w:cs="Times New Roman"/>
                <w:sz w:val="24"/>
                <w:szCs w:val="24"/>
              </w:rPr>
              <w:t>3.7 ± 0.1</w:t>
            </w:r>
          </w:p>
        </w:tc>
        <w:tc>
          <w:tcPr>
            <w:tcW w:w="1937" w:type="dxa"/>
            <w:tcBorders>
              <w:left w:val="single" w:sz="4" w:space="0" w:color="000000"/>
              <w:bottom w:val="single" w:sz="4" w:space="0" w:color="000000"/>
            </w:tcBorders>
          </w:tcPr>
          <w:p w14:paraId="26B4402A" w14:textId="77777777" w:rsidR="00124B88" w:rsidRDefault="00000000">
            <w:pPr>
              <w:widowControl w:val="0"/>
              <w:jc w:val="right"/>
            </w:pPr>
            <w:r>
              <w:rPr>
                <w:rFonts w:ascii="Times New Roman" w:eastAsia="Times New Roman" w:hAnsi="Times New Roman" w:cs="Times New Roman"/>
                <w:sz w:val="24"/>
                <w:szCs w:val="24"/>
              </w:rPr>
              <w:t>1.3 ± 0.2</w:t>
            </w:r>
          </w:p>
        </w:tc>
        <w:tc>
          <w:tcPr>
            <w:tcW w:w="1663" w:type="dxa"/>
            <w:tcBorders>
              <w:left w:val="single" w:sz="4" w:space="0" w:color="000000"/>
              <w:bottom w:val="single" w:sz="4" w:space="0" w:color="000000"/>
              <w:right w:val="single" w:sz="4" w:space="0" w:color="000000"/>
            </w:tcBorders>
          </w:tcPr>
          <w:p w14:paraId="6C0E5403" w14:textId="77777777" w:rsidR="00124B88" w:rsidRDefault="00000000">
            <w:pPr>
              <w:widowControl w:val="0"/>
              <w:jc w:val="right"/>
            </w:pPr>
            <w:r>
              <w:rPr>
                <w:rFonts w:ascii="Times New Roman" w:eastAsia="Times New Roman" w:hAnsi="Times New Roman" w:cs="Times New Roman"/>
                <w:sz w:val="24"/>
                <w:szCs w:val="24"/>
              </w:rPr>
              <w:t>3.3 ± 0.6</w:t>
            </w:r>
          </w:p>
        </w:tc>
      </w:tr>
      <w:tr w:rsidR="00124B88" w14:paraId="52E18BB5" w14:textId="77777777">
        <w:trPr>
          <w:trHeight w:val="173"/>
          <w:jc w:val="center"/>
        </w:trPr>
        <w:tc>
          <w:tcPr>
            <w:tcW w:w="1412" w:type="dxa"/>
            <w:tcBorders>
              <w:left w:val="single" w:sz="4" w:space="0" w:color="000000"/>
              <w:bottom w:val="single" w:sz="4" w:space="0" w:color="000000"/>
            </w:tcBorders>
          </w:tcPr>
          <w:p w14:paraId="01B61396" w14:textId="77777777" w:rsidR="00124B88" w:rsidRDefault="00000000">
            <w:pPr>
              <w:widowControl w:val="0"/>
              <w:jc w:val="both"/>
            </w:pPr>
            <w:sdt>
              <w:sdtPr>
                <w:id w:val="452066565"/>
              </w:sdtPr>
              <w:sdtContent>
                <w:r>
                  <w:t>R2 (↑)</w:t>
                </w:r>
              </w:sdtContent>
            </w:sdt>
          </w:p>
        </w:tc>
        <w:tc>
          <w:tcPr>
            <w:tcW w:w="1825" w:type="dxa"/>
            <w:tcBorders>
              <w:left w:val="single" w:sz="4" w:space="0" w:color="000000"/>
              <w:bottom w:val="single" w:sz="4" w:space="0" w:color="000000"/>
            </w:tcBorders>
          </w:tcPr>
          <w:p w14:paraId="411A0EAD" w14:textId="77777777" w:rsidR="00124B88" w:rsidRDefault="00000000">
            <w:pPr>
              <w:widowControl w:val="0"/>
              <w:jc w:val="right"/>
            </w:pPr>
            <w:r>
              <w:rPr>
                <w:rFonts w:ascii="Times New Roman" w:eastAsia="Times New Roman" w:hAnsi="Times New Roman" w:cs="Times New Roman"/>
                <w:sz w:val="24"/>
                <w:szCs w:val="24"/>
              </w:rPr>
              <w:t>0.92 ± 0.01</w:t>
            </w:r>
          </w:p>
        </w:tc>
        <w:tc>
          <w:tcPr>
            <w:tcW w:w="1937" w:type="dxa"/>
            <w:tcBorders>
              <w:left w:val="single" w:sz="4" w:space="0" w:color="000000"/>
              <w:bottom w:val="single" w:sz="4" w:space="0" w:color="000000"/>
            </w:tcBorders>
          </w:tcPr>
          <w:p w14:paraId="1FB1CAA2" w14:textId="77777777" w:rsidR="00124B88" w:rsidRDefault="00000000">
            <w:pPr>
              <w:widowControl w:val="0"/>
              <w:jc w:val="right"/>
            </w:pPr>
            <w:r>
              <w:rPr>
                <w:rFonts w:ascii="Times New Roman" w:eastAsia="Times New Roman" w:hAnsi="Times New Roman" w:cs="Times New Roman"/>
                <w:sz w:val="24"/>
                <w:szCs w:val="24"/>
              </w:rPr>
              <w:t>0.76 ± 0.08</w:t>
            </w:r>
          </w:p>
        </w:tc>
        <w:tc>
          <w:tcPr>
            <w:tcW w:w="1663" w:type="dxa"/>
            <w:tcBorders>
              <w:left w:val="single" w:sz="4" w:space="0" w:color="000000"/>
              <w:bottom w:val="single" w:sz="4" w:space="0" w:color="000000"/>
              <w:right w:val="single" w:sz="4" w:space="0" w:color="000000"/>
            </w:tcBorders>
          </w:tcPr>
          <w:p w14:paraId="02B773C9" w14:textId="77777777" w:rsidR="00124B88" w:rsidRDefault="00000000">
            <w:pPr>
              <w:widowControl w:val="0"/>
              <w:jc w:val="right"/>
            </w:pPr>
            <w:r>
              <w:rPr>
                <w:rFonts w:ascii="Times New Roman" w:eastAsia="Times New Roman" w:hAnsi="Times New Roman" w:cs="Times New Roman"/>
                <w:sz w:val="24"/>
                <w:szCs w:val="24"/>
              </w:rPr>
              <w:t>0.87 ± 0.05</w:t>
            </w:r>
          </w:p>
        </w:tc>
      </w:tr>
      <w:tr w:rsidR="00124B88" w14:paraId="43466B0B" w14:textId="77777777">
        <w:trPr>
          <w:trHeight w:val="173"/>
          <w:jc w:val="center"/>
        </w:trPr>
        <w:tc>
          <w:tcPr>
            <w:tcW w:w="1412" w:type="dxa"/>
            <w:tcBorders>
              <w:left w:val="single" w:sz="4" w:space="0" w:color="000000"/>
              <w:bottom w:val="single" w:sz="4" w:space="0" w:color="000000"/>
            </w:tcBorders>
          </w:tcPr>
          <w:p w14:paraId="31B9869C" w14:textId="77777777" w:rsidR="00124B88" w:rsidRDefault="00000000">
            <w:pPr>
              <w:widowControl w:val="0"/>
              <w:jc w:val="both"/>
            </w:pPr>
            <w:sdt>
              <w:sdtPr>
                <w:id w:val="1127682819"/>
              </w:sdtPr>
              <w:sdtContent>
                <w:r>
                  <w:t>RMSE (↓)</w:t>
                </w:r>
              </w:sdtContent>
            </w:sdt>
          </w:p>
        </w:tc>
        <w:tc>
          <w:tcPr>
            <w:tcW w:w="1825" w:type="dxa"/>
            <w:tcBorders>
              <w:left w:val="single" w:sz="4" w:space="0" w:color="000000"/>
              <w:bottom w:val="single" w:sz="4" w:space="0" w:color="000000"/>
            </w:tcBorders>
          </w:tcPr>
          <w:p w14:paraId="356DCFB6" w14:textId="77777777" w:rsidR="00124B88" w:rsidRDefault="00000000">
            <w:pPr>
              <w:widowControl w:val="0"/>
              <w:jc w:val="right"/>
            </w:pPr>
            <w:r>
              <w:rPr>
                <w:rFonts w:ascii="Times New Roman" w:eastAsia="Times New Roman" w:hAnsi="Times New Roman" w:cs="Times New Roman"/>
                <w:sz w:val="24"/>
                <w:szCs w:val="24"/>
              </w:rPr>
              <w:t>30 ± 2</w:t>
            </w:r>
          </w:p>
        </w:tc>
        <w:tc>
          <w:tcPr>
            <w:tcW w:w="1937" w:type="dxa"/>
            <w:tcBorders>
              <w:left w:val="single" w:sz="4" w:space="0" w:color="000000"/>
              <w:bottom w:val="single" w:sz="4" w:space="0" w:color="000000"/>
            </w:tcBorders>
          </w:tcPr>
          <w:p w14:paraId="50C64611" w14:textId="77777777" w:rsidR="00124B88" w:rsidRDefault="00000000">
            <w:pPr>
              <w:widowControl w:val="0"/>
              <w:jc w:val="right"/>
            </w:pPr>
            <w:r>
              <w:rPr>
                <w:rFonts w:ascii="Times New Roman" w:eastAsia="Times New Roman" w:hAnsi="Times New Roman" w:cs="Times New Roman"/>
                <w:sz w:val="24"/>
                <w:szCs w:val="24"/>
              </w:rPr>
              <w:t>0.10 ± 0.02</w:t>
            </w:r>
          </w:p>
        </w:tc>
        <w:tc>
          <w:tcPr>
            <w:tcW w:w="1663" w:type="dxa"/>
            <w:tcBorders>
              <w:left w:val="single" w:sz="4" w:space="0" w:color="000000"/>
              <w:bottom w:val="single" w:sz="4" w:space="0" w:color="000000"/>
              <w:right w:val="single" w:sz="4" w:space="0" w:color="000000"/>
            </w:tcBorders>
          </w:tcPr>
          <w:p w14:paraId="617AE8EB" w14:textId="77777777" w:rsidR="00124B88" w:rsidRDefault="00000000">
            <w:pPr>
              <w:widowControl w:val="0"/>
              <w:jc w:val="right"/>
            </w:pPr>
            <w:r>
              <w:rPr>
                <w:rFonts w:ascii="Times New Roman" w:eastAsia="Times New Roman" w:hAnsi="Times New Roman" w:cs="Times New Roman"/>
                <w:sz w:val="24"/>
                <w:szCs w:val="24"/>
              </w:rPr>
              <w:t>0.15 ± 0.05</w:t>
            </w:r>
          </w:p>
        </w:tc>
      </w:tr>
      <w:tr w:rsidR="00124B88" w14:paraId="650CD19E" w14:textId="77777777">
        <w:trPr>
          <w:trHeight w:val="173"/>
          <w:jc w:val="center"/>
        </w:trPr>
        <w:tc>
          <w:tcPr>
            <w:tcW w:w="1412" w:type="dxa"/>
            <w:tcBorders>
              <w:left w:val="single" w:sz="4" w:space="0" w:color="000000"/>
              <w:bottom w:val="single" w:sz="4" w:space="0" w:color="000000"/>
            </w:tcBorders>
          </w:tcPr>
          <w:p w14:paraId="7F855F82" w14:textId="77777777" w:rsidR="00124B88" w:rsidRDefault="00000000">
            <w:pPr>
              <w:widowControl w:val="0"/>
              <w:jc w:val="both"/>
            </w:pPr>
            <w:sdt>
              <w:sdtPr>
                <w:id w:val="310092811"/>
              </w:sdtPr>
              <w:sdtContent>
                <w:r>
                  <w:t>RRMSE (↓)</w:t>
                </w:r>
              </w:sdtContent>
            </w:sdt>
          </w:p>
        </w:tc>
        <w:tc>
          <w:tcPr>
            <w:tcW w:w="1825" w:type="dxa"/>
            <w:tcBorders>
              <w:left w:val="single" w:sz="4" w:space="0" w:color="000000"/>
              <w:bottom w:val="single" w:sz="4" w:space="0" w:color="000000"/>
            </w:tcBorders>
          </w:tcPr>
          <w:p w14:paraId="3AADE840" w14:textId="77777777" w:rsidR="00124B88" w:rsidRDefault="00000000">
            <w:pPr>
              <w:widowControl w:val="0"/>
              <w:jc w:val="right"/>
            </w:pPr>
            <w:r>
              <w:rPr>
                <w:rFonts w:ascii="Times New Roman" w:eastAsia="Times New Roman" w:hAnsi="Times New Roman" w:cs="Times New Roman"/>
                <w:sz w:val="24"/>
                <w:szCs w:val="24"/>
              </w:rPr>
              <w:t>0.28 ± 0.02</w:t>
            </w:r>
          </w:p>
        </w:tc>
        <w:tc>
          <w:tcPr>
            <w:tcW w:w="1937" w:type="dxa"/>
            <w:tcBorders>
              <w:left w:val="single" w:sz="4" w:space="0" w:color="000000"/>
              <w:bottom w:val="single" w:sz="4" w:space="0" w:color="000000"/>
            </w:tcBorders>
          </w:tcPr>
          <w:p w14:paraId="3CB3B9FD" w14:textId="77777777" w:rsidR="00124B88" w:rsidRDefault="00000000">
            <w:pPr>
              <w:widowControl w:val="0"/>
              <w:jc w:val="right"/>
            </w:pPr>
            <w:r>
              <w:rPr>
                <w:rFonts w:ascii="Times New Roman" w:eastAsia="Times New Roman" w:hAnsi="Times New Roman" w:cs="Times New Roman"/>
                <w:sz w:val="24"/>
                <w:szCs w:val="24"/>
              </w:rPr>
              <w:t>0.49 ± 0.09</w:t>
            </w:r>
          </w:p>
        </w:tc>
        <w:tc>
          <w:tcPr>
            <w:tcW w:w="1663" w:type="dxa"/>
            <w:tcBorders>
              <w:left w:val="single" w:sz="4" w:space="0" w:color="000000"/>
              <w:bottom w:val="single" w:sz="4" w:space="0" w:color="000000"/>
              <w:right w:val="single" w:sz="4" w:space="0" w:color="000000"/>
            </w:tcBorders>
          </w:tcPr>
          <w:p w14:paraId="55F2F779" w14:textId="77777777" w:rsidR="00124B88" w:rsidRDefault="00000000">
            <w:pPr>
              <w:widowControl w:val="0"/>
              <w:jc w:val="right"/>
            </w:pPr>
            <w:r>
              <w:rPr>
                <w:rFonts w:ascii="Times New Roman" w:eastAsia="Times New Roman" w:hAnsi="Times New Roman" w:cs="Times New Roman"/>
                <w:sz w:val="24"/>
                <w:szCs w:val="24"/>
              </w:rPr>
              <w:t>0.36 ± 0.09</w:t>
            </w:r>
          </w:p>
        </w:tc>
      </w:tr>
    </w:tbl>
    <w:p w14:paraId="37D2937C" w14:textId="77777777" w:rsidR="00124B88" w:rsidRDefault="00124B88">
      <w:pPr>
        <w:spacing w:after="200"/>
        <w:jc w:val="both"/>
        <w:rPr>
          <w:rFonts w:ascii="Times New Roman" w:eastAsia="Times New Roman" w:hAnsi="Times New Roman" w:cs="Times New Roman"/>
          <w:sz w:val="18"/>
          <w:szCs w:val="18"/>
        </w:rPr>
      </w:pPr>
    </w:p>
    <w:p w14:paraId="2470C3E8" w14:textId="77777777" w:rsidR="00124B88" w:rsidRDefault="00000000">
      <w:pPr>
        <w:spacing w:after="200"/>
        <w:jc w:val="both"/>
      </w:pPr>
      <w:r>
        <w:rPr>
          <w:b/>
        </w:rPr>
        <w:t>Table A.4</w:t>
      </w:r>
      <w:r>
        <w:t>. Values of the performance metrics for the four properties obtained using the tuned MLP algorithm. The up arrow indicates that the higher the metric, the better; the down arrow indicates the opposite.</w:t>
      </w:r>
    </w:p>
    <w:tbl>
      <w:tblPr>
        <w:tblW w:w="7200" w:type="dxa"/>
        <w:jc w:val="center"/>
        <w:tblLayout w:type="fixed"/>
        <w:tblLook w:val="0400" w:firstRow="0" w:lastRow="0" w:firstColumn="0" w:lastColumn="0" w:noHBand="0" w:noVBand="1"/>
      </w:tblPr>
      <w:tblGrid>
        <w:gridCol w:w="1651"/>
        <w:gridCol w:w="1824"/>
        <w:gridCol w:w="1938"/>
        <w:gridCol w:w="1787"/>
      </w:tblGrid>
      <w:tr w:rsidR="00124B88" w14:paraId="1A4FF29D" w14:textId="77777777">
        <w:trPr>
          <w:trHeight w:val="115"/>
          <w:jc w:val="center"/>
        </w:trPr>
        <w:tc>
          <w:tcPr>
            <w:tcW w:w="1650" w:type="dxa"/>
            <w:tcBorders>
              <w:top w:val="single" w:sz="4" w:space="0" w:color="000000"/>
              <w:left w:val="single" w:sz="4" w:space="0" w:color="000000"/>
              <w:bottom w:val="single" w:sz="4" w:space="0" w:color="000000"/>
            </w:tcBorders>
          </w:tcPr>
          <w:p w14:paraId="1518562E" w14:textId="77777777" w:rsidR="00124B88" w:rsidRDefault="00000000">
            <w:pPr>
              <w:widowControl w:val="0"/>
              <w:jc w:val="both"/>
            </w:pPr>
            <w:r>
              <w:rPr>
                <w:rFonts w:ascii="Times New Roman" w:eastAsia="Times New Roman" w:hAnsi="Times New Roman" w:cs="Times New Roman"/>
                <w:b/>
                <w:sz w:val="24"/>
                <w:szCs w:val="24"/>
              </w:rPr>
              <w:t>Metric</w:t>
            </w:r>
          </w:p>
        </w:tc>
        <w:tc>
          <w:tcPr>
            <w:tcW w:w="1824" w:type="dxa"/>
            <w:tcBorders>
              <w:top w:val="single" w:sz="4" w:space="0" w:color="000000"/>
              <w:left w:val="single" w:sz="4" w:space="0" w:color="000000"/>
              <w:bottom w:val="single" w:sz="4" w:space="0" w:color="000000"/>
            </w:tcBorders>
          </w:tcPr>
          <w:p w14:paraId="61AECD58" w14:textId="77777777" w:rsidR="00124B88" w:rsidRDefault="00000000">
            <w:pPr>
              <w:widowControl w:val="0"/>
              <w:spacing w:line="240" w:lineRule="auto"/>
              <w:jc w:val="right"/>
            </w:pPr>
            <w:proofErr w:type="spellStart"/>
            <w:r>
              <w:rPr>
                <w:rFonts w:ascii="Times New Roman" w:eastAsia="Times New Roman" w:hAnsi="Times New Roman" w:cs="Times New Roman"/>
                <w:b/>
                <w:i/>
                <w:sz w:val="24"/>
                <w:szCs w:val="24"/>
              </w:rPr>
              <w:t>T</w:t>
            </w:r>
            <w:r>
              <w:rPr>
                <w:rFonts w:ascii="Times New Roman" w:eastAsia="Times New Roman" w:hAnsi="Times New Roman" w:cs="Times New Roman"/>
                <w:b/>
                <w:sz w:val="24"/>
                <w:szCs w:val="24"/>
                <w:vertAlign w:val="subscript"/>
              </w:rPr>
              <w:t>g</w:t>
            </w:r>
            <w:proofErr w:type="spellEnd"/>
            <w:r>
              <w:rPr>
                <w:rFonts w:ascii="Times New Roman" w:eastAsia="Times New Roman" w:hAnsi="Times New Roman" w:cs="Times New Roman"/>
                <w:b/>
                <w:sz w:val="24"/>
                <w:szCs w:val="24"/>
              </w:rPr>
              <w:t xml:space="preserve"> (K)</w:t>
            </w:r>
          </w:p>
        </w:tc>
        <w:tc>
          <w:tcPr>
            <w:tcW w:w="1938" w:type="dxa"/>
            <w:tcBorders>
              <w:top w:val="single" w:sz="4" w:space="0" w:color="000000"/>
              <w:left w:val="single" w:sz="4" w:space="0" w:color="000000"/>
              <w:bottom w:val="single" w:sz="4" w:space="0" w:color="000000"/>
            </w:tcBorders>
          </w:tcPr>
          <w:p w14:paraId="0A089060" w14:textId="77777777" w:rsidR="00124B88" w:rsidRDefault="00000000">
            <w:pPr>
              <w:widowControl w:val="0"/>
              <w:spacing w:line="240" w:lineRule="auto"/>
              <w:jc w:val="right"/>
            </w:pPr>
            <w:r>
              <w:rPr>
                <w:rFonts w:ascii="Times New Roman" w:eastAsia="Times New Roman" w:hAnsi="Times New Roman" w:cs="Times New Roman"/>
                <w:b/>
                <w:sz w:val="24"/>
                <w:szCs w:val="24"/>
              </w:rPr>
              <w:t>log</w:t>
            </w:r>
            <w:r>
              <w:rPr>
                <w:rFonts w:ascii="Times New Roman" w:eastAsia="Times New Roman" w:hAnsi="Times New Roman" w:cs="Times New Roman"/>
                <w:b/>
                <w:sz w:val="24"/>
                <w:szCs w:val="24"/>
                <w:vertAlign w:val="subscript"/>
              </w:rPr>
              <w:t>10</w:t>
            </w:r>
            <w:r>
              <w:rPr>
                <w:rFonts w:ascii="Times New Roman" w:eastAsia="Times New Roman" w:hAnsi="Times New Roman" w:cs="Times New Roman"/>
                <w:b/>
                <w:sz w:val="24"/>
                <w:szCs w:val="24"/>
              </w:rPr>
              <w:t>(CTE)</w:t>
            </w:r>
          </w:p>
        </w:tc>
        <w:tc>
          <w:tcPr>
            <w:tcW w:w="1787" w:type="dxa"/>
            <w:tcBorders>
              <w:top w:val="single" w:sz="4" w:space="0" w:color="000000"/>
              <w:left w:val="single" w:sz="4" w:space="0" w:color="000000"/>
              <w:bottom w:val="single" w:sz="4" w:space="0" w:color="000000"/>
              <w:right w:val="single" w:sz="4" w:space="0" w:color="000000"/>
            </w:tcBorders>
          </w:tcPr>
          <w:p w14:paraId="05975978" w14:textId="77777777" w:rsidR="00124B88" w:rsidRDefault="00000000">
            <w:pPr>
              <w:widowControl w:val="0"/>
              <w:spacing w:line="240" w:lineRule="auto"/>
              <w:jc w:val="right"/>
            </w:pPr>
            <w:proofErr w:type="spellStart"/>
            <w:r>
              <w:rPr>
                <w:rFonts w:ascii="Times New Roman" w:eastAsia="Times New Roman" w:hAnsi="Times New Roman" w:cs="Times New Roman"/>
                <w:b/>
                <w:i/>
                <w:sz w:val="24"/>
                <w:szCs w:val="24"/>
              </w:rPr>
              <w:t>n</w:t>
            </w:r>
            <w:r>
              <w:rPr>
                <w:rFonts w:ascii="Times New Roman" w:eastAsia="Times New Roman" w:hAnsi="Times New Roman" w:cs="Times New Roman"/>
                <w:b/>
                <w:sz w:val="24"/>
                <w:szCs w:val="24"/>
                <w:vertAlign w:val="subscript"/>
              </w:rPr>
              <w:t>D</w:t>
            </w:r>
            <w:proofErr w:type="spellEnd"/>
          </w:p>
        </w:tc>
      </w:tr>
      <w:tr w:rsidR="00124B88" w14:paraId="6D960C77" w14:textId="77777777">
        <w:trPr>
          <w:trHeight w:val="173"/>
          <w:jc w:val="center"/>
        </w:trPr>
        <w:tc>
          <w:tcPr>
            <w:tcW w:w="1650" w:type="dxa"/>
            <w:tcBorders>
              <w:left w:val="single" w:sz="4" w:space="0" w:color="000000"/>
              <w:bottom w:val="single" w:sz="4" w:space="0" w:color="000000"/>
            </w:tcBorders>
          </w:tcPr>
          <w:p w14:paraId="081B3659" w14:textId="77777777" w:rsidR="00124B88" w:rsidRDefault="00000000">
            <w:pPr>
              <w:widowControl w:val="0"/>
              <w:jc w:val="both"/>
            </w:pPr>
            <w:sdt>
              <w:sdtPr>
                <w:id w:val="1277911288"/>
              </w:sdtPr>
              <w:sdtContent>
                <w:r>
                  <w:t>RD (↓)</w:t>
                </w:r>
              </w:sdtContent>
            </w:sdt>
          </w:p>
        </w:tc>
        <w:tc>
          <w:tcPr>
            <w:tcW w:w="1824" w:type="dxa"/>
            <w:tcBorders>
              <w:left w:val="single" w:sz="4" w:space="0" w:color="000000"/>
              <w:bottom w:val="single" w:sz="4" w:space="0" w:color="000000"/>
            </w:tcBorders>
          </w:tcPr>
          <w:p w14:paraId="1700A87C" w14:textId="77777777" w:rsidR="00124B88" w:rsidRDefault="00000000">
            <w:pPr>
              <w:widowControl w:val="0"/>
              <w:jc w:val="right"/>
            </w:pPr>
            <w:r>
              <w:rPr>
                <w:rFonts w:ascii="Times New Roman" w:eastAsia="Times New Roman" w:hAnsi="Times New Roman" w:cs="Times New Roman"/>
                <w:sz w:val="24"/>
                <w:szCs w:val="24"/>
              </w:rPr>
              <w:t>4.1 ± 0.5</w:t>
            </w:r>
          </w:p>
        </w:tc>
        <w:tc>
          <w:tcPr>
            <w:tcW w:w="1938" w:type="dxa"/>
            <w:tcBorders>
              <w:left w:val="single" w:sz="4" w:space="0" w:color="000000"/>
              <w:bottom w:val="single" w:sz="4" w:space="0" w:color="000000"/>
            </w:tcBorders>
          </w:tcPr>
          <w:p w14:paraId="0F4C60B6" w14:textId="77777777" w:rsidR="00124B88" w:rsidRDefault="00000000">
            <w:pPr>
              <w:widowControl w:val="0"/>
              <w:jc w:val="right"/>
            </w:pPr>
            <w:r>
              <w:rPr>
                <w:rFonts w:ascii="Times New Roman" w:eastAsia="Times New Roman" w:hAnsi="Times New Roman" w:cs="Times New Roman"/>
                <w:sz w:val="24"/>
                <w:szCs w:val="24"/>
              </w:rPr>
              <w:t>1.3 ± 0.1</w:t>
            </w:r>
          </w:p>
        </w:tc>
        <w:tc>
          <w:tcPr>
            <w:tcW w:w="1787" w:type="dxa"/>
            <w:tcBorders>
              <w:left w:val="single" w:sz="4" w:space="0" w:color="000000"/>
              <w:bottom w:val="single" w:sz="4" w:space="0" w:color="000000"/>
              <w:right w:val="single" w:sz="4" w:space="0" w:color="000000"/>
            </w:tcBorders>
          </w:tcPr>
          <w:p w14:paraId="0026DA6C" w14:textId="77777777" w:rsidR="00124B88" w:rsidRDefault="00000000">
            <w:pPr>
              <w:widowControl w:val="0"/>
              <w:jc w:val="right"/>
            </w:pPr>
            <w:r>
              <w:rPr>
                <w:rFonts w:ascii="Times New Roman" w:eastAsia="Times New Roman" w:hAnsi="Times New Roman" w:cs="Times New Roman"/>
                <w:sz w:val="24"/>
                <w:szCs w:val="24"/>
              </w:rPr>
              <w:t>3.5 ± 0.6</w:t>
            </w:r>
          </w:p>
        </w:tc>
      </w:tr>
      <w:tr w:rsidR="00124B88" w14:paraId="2F8230CC" w14:textId="77777777">
        <w:trPr>
          <w:trHeight w:val="173"/>
          <w:jc w:val="center"/>
        </w:trPr>
        <w:tc>
          <w:tcPr>
            <w:tcW w:w="1650" w:type="dxa"/>
            <w:tcBorders>
              <w:left w:val="single" w:sz="4" w:space="0" w:color="000000"/>
              <w:bottom w:val="single" w:sz="4" w:space="0" w:color="000000"/>
            </w:tcBorders>
          </w:tcPr>
          <w:p w14:paraId="30692A05" w14:textId="77777777" w:rsidR="00124B88" w:rsidRDefault="00000000">
            <w:pPr>
              <w:widowControl w:val="0"/>
              <w:jc w:val="both"/>
            </w:pPr>
            <w:sdt>
              <w:sdtPr>
                <w:id w:val="191231211"/>
              </w:sdtPr>
              <w:sdtContent>
                <w:r>
                  <w:t>R2 (↑)</w:t>
                </w:r>
              </w:sdtContent>
            </w:sdt>
          </w:p>
        </w:tc>
        <w:tc>
          <w:tcPr>
            <w:tcW w:w="1824" w:type="dxa"/>
            <w:tcBorders>
              <w:left w:val="single" w:sz="4" w:space="0" w:color="000000"/>
              <w:bottom w:val="single" w:sz="4" w:space="0" w:color="000000"/>
            </w:tcBorders>
          </w:tcPr>
          <w:p w14:paraId="4D7DBC2F" w14:textId="77777777" w:rsidR="00124B88" w:rsidRDefault="00000000">
            <w:pPr>
              <w:widowControl w:val="0"/>
              <w:jc w:val="right"/>
            </w:pPr>
            <w:r>
              <w:rPr>
                <w:rFonts w:ascii="Times New Roman" w:eastAsia="Times New Roman" w:hAnsi="Times New Roman" w:cs="Times New Roman"/>
                <w:sz w:val="24"/>
                <w:szCs w:val="24"/>
              </w:rPr>
              <w:t>0.92 ± 0.02</w:t>
            </w:r>
          </w:p>
        </w:tc>
        <w:tc>
          <w:tcPr>
            <w:tcW w:w="1938" w:type="dxa"/>
            <w:tcBorders>
              <w:left w:val="single" w:sz="4" w:space="0" w:color="000000"/>
              <w:bottom w:val="single" w:sz="4" w:space="0" w:color="000000"/>
            </w:tcBorders>
          </w:tcPr>
          <w:p w14:paraId="6BA94405" w14:textId="77777777" w:rsidR="00124B88" w:rsidRDefault="00000000">
            <w:pPr>
              <w:widowControl w:val="0"/>
              <w:jc w:val="right"/>
            </w:pPr>
            <w:r>
              <w:rPr>
                <w:rFonts w:ascii="Times New Roman" w:eastAsia="Times New Roman" w:hAnsi="Times New Roman" w:cs="Times New Roman"/>
                <w:sz w:val="24"/>
                <w:szCs w:val="24"/>
              </w:rPr>
              <w:t>0.76 ± 0.08</w:t>
            </w:r>
          </w:p>
        </w:tc>
        <w:tc>
          <w:tcPr>
            <w:tcW w:w="1787" w:type="dxa"/>
            <w:tcBorders>
              <w:left w:val="single" w:sz="4" w:space="0" w:color="000000"/>
              <w:bottom w:val="single" w:sz="4" w:space="0" w:color="000000"/>
              <w:right w:val="single" w:sz="4" w:space="0" w:color="000000"/>
            </w:tcBorders>
          </w:tcPr>
          <w:p w14:paraId="57A351B3" w14:textId="77777777" w:rsidR="00124B88" w:rsidRDefault="00000000">
            <w:pPr>
              <w:widowControl w:val="0"/>
              <w:jc w:val="right"/>
            </w:pPr>
            <w:r>
              <w:rPr>
                <w:rFonts w:ascii="Times New Roman" w:eastAsia="Times New Roman" w:hAnsi="Times New Roman" w:cs="Times New Roman"/>
                <w:sz w:val="24"/>
                <w:szCs w:val="24"/>
              </w:rPr>
              <w:t>0.87 ± 0.08</w:t>
            </w:r>
          </w:p>
        </w:tc>
      </w:tr>
      <w:tr w:rsidR="00124B88" w14:paraId="60ECE8E6" w14:textId="77777777">
        <w:trPr>
          <w:trHeight w:val="173"/>
          <w:jc w:val="center"/>
        </w:trPr>
        <w:tc>
          <w:tcPr>
            <w:tcW w:w="1650" w:type="dxa"/>
            <w:tcBorders>
              <w:left w:val="single" w:sz="4" w:space="0" w:color="000000"/>
              <w:bottom w:val="single" w:sz="4" w:space="0" w:color="000000"/>
            </w:tcBorders>
          </w:tcPr>
          <w:p w14:paraId="3096C3BF" w14:textId="77777777" w:rsidR="00124B88" w:rsidRDefault="00000000">
            <w:pPr>
              <w:widowControl w:val="0"/>
              <w:jc w:val="both"/>
            </w:pPr>
            <w:sdt>
              <w:sdtPr>
                <w:id w:val="1038558205"/>
              </w:sdtPr>
              <w:sdtContent>
                <w:r>
                  <w:t>RMSE (↓)</w:t>
                </w:r>
              </w:sdtContent>
            </w:sdt>
          </w:p>
        </w:tc>
        <w:tc>
          <w:tcPr>
            <w:tcW w:w="1824" w:type="dxa"/>
            <w:tcBorders>
              <w:left w:val="single" w:sz="4" w:space="0" w:color="000000"/>
              <w:bottom w:val="single" w:sz="4" w:space="0" w:color="000000"/>
            </w:tcBorders>
          </w:tcPr>
          <w:p w14:paraId="22E054B9" w14:textId="77777777" w:rsidR="00124B88" w:rsidRDefault="00000000">
            <w:pPr>
              <w:widowControl w:val="0"/>
              <w:jc w:val="right"/>
            </w:pPr>
            <w:r>
              <w:rPr>
                <w:rFonts w:ascii="Times New Roman" w:eastAsia="Times New Roman" w:hAnsi="Times New Roman" w:cs="Times New Roman"/>
                <w:sz w:val="24"/>
                <w:szCs w:val="24"/>
              </w:rPr>
              <w:t>31 ± 4</w:t>
            </w:r>
          </w:p>
        </w:tc>
        <w:tc>
          <w:tcPr>
            <w:tcW w:w="1938" w:type="dxa"/>
            <w:tcBorders>
              <w:left w:val="single" w:sz="4" w:space="0" w:color="000000"/>
              <w:bottom w:val="single" w:sz="4" w:space="0" w:color="000000"/>
            </w:tcBorders>
          </w:tcPr>
          <w:p w14:paraId="131F0AFC" w14:textId="77777777" w:rsidR="00124B88" w:rsidRDefault="00000000">
            <w:pPr>
              <w:widowControl w:val="0"/>
              <w:jc w:val="right"/>
            </w:pPr>
            <w:r>
              <w:rPr>
                <w:rFonts w:ascii="Times New Roman" w:eastAsia="Times New Roman" w:hAnsi="Times New Roman" w:cs="Times New Roman"/>
                <w:sz w:val="24"/>
                <w:szCs w:val="24"/>
              </w:rPr>
              <w:t>0.10 ± 0.02</w:t>
            </w:r>
          </w:p>
        </w:tc>
        <w:tc>
          <w:tcPr>
            <w:tcW w:w="1787" w:type="dxa"/>
            <w:tcBorders>
              <w:left w:val="single" w:sz="4" w:space="0" w:color="000000"/>
              <w:bottom w:val="single" w:sz="4" w:space="0" w:color="000000"/>
              <w:right w:val="single" w:sz="4" w:space="0" w:color="000000"/>
            </w:tcBorders>
          </w:tcPr>
          <w:p w14:paraId="28F52DDB" w14:textId="77777777" w:rsidR="00124B88" w:rsidRDefault="00000000">
            <w:pPr>
              <w:widowControl w:val="0"/>
              <w:jc w:val="right"/>
            </w:pPr>
            <w:r>
              <w:rPr>
                <w:rFonts w:ascii="Times New Roman" w:eastAsia="Times New Roman" w:hAnsi="Times New Roman" w:cs="Times New Roman"/>
                <w:sz w:val="24"/>
                <w:szCs w:val="24"/>
              </w:rPr>
              <w:t>0.15 ± 0.06</w:t>
            </w:r>
          </w:p>
        </w:tc>
      </w:tr>
      <w:tr w:rsidR="00124B88" w14:paraId="1D4AD88E" w14:textId="77777777">
        <w:trPr>
          <w:trHeight w:val="173"/>
          <w:jc w:val="center"/>
        </w:trPr>
        <w:tc>
          <w:tcPr>
            <w:tcW w:w="1650" w:type="dxa"/>
            <w:tcBorders>
              <w:left w:val="single" w:sz="4" w:space="0" w:color="000000"/>
              <w:bottom w:val="single" w:sz="4" w:space="0" w:color="000000"/>
            </w:tcBorders>
          </w:tcPr>
          <w:p w14:paraId="7BAF9E30" w14:textId="77777777" w:rsidR="00124B88" w:rsidRDefault="00000000">
            <w:pPr>
              <w:widowControl w:val="0"/>
              <w:jc w:val="both"/>
            </w:pPr>
            <w:sdt>
              <w:sdtPr>
                <w:id w:val="866444532"/>
              </w:sdtPr>
              <w:sdtContent>
                <w:r>
                  <w:t>RRMSE (↓)</w:t>
                </w:r>
              </w:sdtContent>
            </w:sdt>
          </w:p>
        </w:tc>
        <w:tc>
          <w:tcPr>
            <w:tcW w:w="1824" w:type="dxa"/>
            <w:tcBorders>
              <w:left w:val="single" w:sz="4" w:space="0" w:color="000000"/>
              <w:bottom w:val="single" w:sz="4" w:space="0" w:color="000000"/>
            </w:tcBorders>
          </w:tcPr>
          <w:p w14:paraId="1B548117" w14:textId="77777777" w:rsidR="00124B88" w:rsidRDefault="00000000">
            <w:pPr>
              <w:widowControl w:val="0"/>
              <w:jc w:val="right"/>
            </w:pPr>
            <w:r>
              <w:rPr>
                <w:rFonts w:ascii="Times New Roman" w:eastAsia="Times New Roman" w:hAnsi="Times New Roman" w:cs="Times New Roman"/>
                <w:sz w:val="24"/>
                <w:szCs w:val="24"/>
              </w:rPr>
              <w:t>0.29 ± 0.03</w:t>
            </w:r>
          </w:p>
        </w:tc>
        <w:tc>
          <w:tcPr>
            <w:tcW w:w="1938" w:type="dxa"/>
            <w:tcBorders>
              <w:left w:val="single" w:sz="4" w:space="0" w:color="000000"/>
              <w:bottom w:val="single" w:sz="4" w:space="0" w:color="000000"/>
            </w:tcBorders>
          </w:tcPr>
          <w:p w14:paraId="13E90754" w14:textId="77777777" w:rsidR="00124B88" w:rsidRDefault="00000000">
            <w:pPr>
              <w:widowControl w:val="0"/>
              <w:jc w:val="right"/>
            </w:pPr>
            <w:r>
              <w:rPr>
                <w:rFonts w:ascii="Times New Roman" w:eastAsia="Times New Roman" w:hAnsi="Times New Roman" w:cs="Times New Roman"/>
                <w:sz w:val="24"/>
                <w:szCs w:val="24"/>
              </w:rPr>
              <w:t>0.5 ± 0.09</w:t>
            </w:r>
          </w:p>
        </w:tc>
        <w:tc>
          <w:tcPr>
            <w:tcW w:w="1787" w:type="dxa"/>
            <w:tcBorders>
              <w:left w:val="single" w:sz="4" w:space="0" w:color="000000"/>
              <w:bottom w:val="single" w:sz="4" w:space="0" w:color="000000"/>
              <w:right w:val="single" w:sz="4" w:space="0" w:color="000000"/>
            </w:tcBorders>
          </w:tcPr>
          <w:p w14:paraId="6DCAEF4A" w14:textId="77777777" w:rsidR="00124B88" w:rsidRDefault="00000000">
            <w:pPr>
              <w:widowControl w:val="0"/>
              <w:jc w:val="right"/>
            </w:pPr>
            <w:r>
              <w:rPr>
                <w:rFonts w:ascii="Times New Roman" w:eastAsia="Times New Roman" w:hAnsi="Times New Roman" w:cs="Times New Roman"/>
                <w:sz w:val="24"/>
                <w:szCs w:val="24"/>
              </w:rPr>
              <w:t>0.4 ± 0.1</w:t>
            </w:r>
          </w:p>
        </w:tc>
      </w:tr>
    </w:tbl>
    <w:p w14:paraId="5B627E00" w14:textId="77777777" w:rsidR="00124B88" w:rsidRDefault="00124B88">
      <w:pPr>
        <w:spacing w:after="200"/>
        <w:jc w:val="both"/>
        <w:rPr>
          <w:rFonts w:ascii="Times New Roman" w:eastAsia="Times New Roman" w:hAnsi="Times New Roman" w:cs="Times New Roman"/>
          <w:sz w:val="18"/>
          <w:szCs w:val="18"/>
        </w:rPr>
      </w:pPr>
    </w:p>
    <w:p w14:paraId="6C88AB9A" w14:textId="77777777" w:rsidR="00124B88" w:rsidRDefault="00124B88">
      <w:pPr>
        <w:spacing w:line="240" w:lineRule="auto"/>
        <w:jc w:val="both"/>
        <w:rPr>
          <w:rFonts w:ascii="Times New Roman" w:eastAsia="Times New Roman" w:hAnsi="Times New Roman" w:cs="Times New Roman"/>
          <w:b/>
          <w:sz w:val="28"/>
          <w:szCs w:val="28"/>
        </w:rPr>
      </w:pPr>
    </w:p>
    <w:p w14:paraId="522C1879" w14:textId="77777777" w:rsidR="00124B88" w:rsidRDefault="00000000">
      <w:pPr>
        <w:numPr>
          <w:ilvl w:val="0"/>
          <w:numId w:val="1"/>
        </w:numPr>
        <w:spacing w:line="240" w:lineRule="auto"/>
        <w:jc w:val="both"/>
      </w:pPr>
      <w:r>
        <w:rPr>
          <w:b/>
        </w:rPr>
        <w:t>Table A.5</w:t>
      </w:r>
      <w:r>
        <w:t xml:space="preserve">: Experimental results for </w:t>
      </w:r>
      <w:proofErr w:type="spellStart"/>
      <w:r>
        <w:rPr>
          <w:i/>
        </w:rPr>
        <w:t>T</w:t>
      </w:r>
      <w:r>
        <w:t>g</w:t>
      </w:r>
      <w:proofErr w:type="spellEnd"/>
      <w:r>
        <w:t>.</w:t>
      </w:r>
    </w:p>
    <w:p w14:paraId="00B3B898" w14:textId="77777777" w:rsidR="00124B88" w:rsidRDefault="00124B88">
      <w:pPr>
        <w:numPr>
          <w:ilvl w:val="0"/>
          <w:numId w:val="1"/>
        </w:numPr>
        <w:spacing w:line="240" w:lineRule="auto"/>
      </w:pPr>
    </w:p>
    <w:tbl>
      <w:tblPr>
        <w:tblW w:w="9538" w:type="dxa"/>
        <w:tblInd w:w="-77" w:type="dxa"/>
        <w:tblLayout w:type="fixed"/>
        <w:tblLook w:val="0400" w:firstRow="0" w:lastRow="0" w:firstColumn="0" w:lastColumn="0" w:noHBand="0" w:noVBand="1"/>
      </w:tblPr>
      <w:tblGrid>
        <w:gridCol w:w="1251"/>
        <w:gridCol w:w="1062"/>
        <w:gridCol w:w="1051"/>
        <w:gridCol w:w="1036"/>
        <w:gridCol w:w="1038"/>
        <w:gridCol w:w="1038"/>
        <w:gridCol w:w="1039"/>
        <w:gridCol w:w="1035"/>
        <w:gridCol w:w="988"/>
      </w:tblGrid>
      <w:tr w:rsidR="00124B88" w14:paraId="00C0433C" w14:textId="77777777">
        <w:tc>
          <w:tcPr>
            <w:tcW w:w="1250" w:type="dxa"/>
            <w:vMerge w:val="restart"/>
            <w:tcBorders>
              <w:top w:val="single" w:sz="4" w:space="0" w:color="000000"/>
            </w:tcBorders>
            <w:vAlign w:val="center"/>
          </w:tcPr>
          <w:p w14:paraId="09BD6282" w14:textId="77777777" w:rsidR="00124B88" w:rsidRDefault="00000000">
            <w:pPr>
              <w:widowControl w:val="0"/>
              <w:numPr>
                <w:ilvl w:val="0"/>
                <w:numId w:val="1"/>
              </w:numPr>
              <w:ind w:hanging="29"/>
            </w:pPr>
            <w:r>
              <w:rPr>
                <w:rFonts w:ascii="Times New Roman" w:hAnsi="Times New Roman"/>
                <w:sz w:val="24"/>
                <w:szCs w:val="24"/>
              </w:rPr>
              <w:t>Metric</w:t>
            </w:r>
          </w:p>
        </w:tc>
        <w:tc>
          <w:tcPr>
            <w:tcW w:w="2113" w:type="dxa"/>
            <w:gridSpan w:val="2"/>
            <w:tcBorders>
              <w:top w:val="single" w:sz="4" w:space="0" w:color="000000"/>
              <w:bottom w:val="single" w:sz="4" w:space="0" w:color="000000"/>
            </w:tcBorders>
          </w:tcPr>
          <w:p w14:paraId="4178CD0D" w14:textId="77777777" w:rsidR="00124B88" w:rsidRDefault="00000000">
            <w:pPr>
              <w:widowControl w:val="0"/>
              <w:numPr>
                <w:ilvl w:val="0"/>
                <w:numId w:val="1"/>
              </w:numPr>
              <w:ind w:hanging="29"/>
              <w:jc w:val="center"/>
            </w:pPr>
            <w:r>
              <w:rPr>
                <w:rFonts w:ascii="Times New Roman" w:hAnsi="Times New Roman"/>
                <w:sz w:val="24"/>
                <w:szCs w:val="24"/>
              </w:rPr>
              <w:t>Cart</w:t>
            </w:r>
          </w:p>
        </w:tc>
        <w:tc>
          <w:tcPr>
            <w:tcW w:w="2074" w:type="dxa"/>
            <w:gridSpan w:val="2"/>
            <w:tcBorders>
              <w:top w:val="single" w:sz="4" w:space="0" w:color="000000"/>
              <w:bottom w:val="single" w:sz="4" w:space="0" w:color="000000"/>
            </w:tcBorders>
          </w:tcPr>
          <w:p w14:paraId="525F3710" w14:textId="77777777" w:rsidR="00124B88" w:rsidRDefault="00000000">
            <w:pPr>
              <w:widowControl w:val="0"/>
              <w:numPr>
                <w:ilvl w:val="0"/>
                <w:numId w:val="1"/>
              </w:numPr>
              <w:ind w:hanging="29"/>
              <w:jc w:val="center"/>
            </w:pPr>
            <w:r>
              <w:rPr>
                <w:rFonts w:ascii="Times New Roman" w:hAnsi="Times New Roman"/>
                <w:sz w:val="24"/>
                <w:szCs w:val="24"/>
              </w:rPr>
              <w:t>k-NN</w:t>
            </w:r>
          </w:p>
        </w:tc>
        <w:tc>
          <w:tcPr>
            <w:tcW w:w="2077" w:type="dxa"/>
            <w:gridSpan w:val="2"/>
            <w:tcBorders>
              <w:top w:val="single" w:sz="4" w:space="0" w:color="000000"/>
              <w:bottom w:val="single" w:sz="4" w:space="0" w:color="000000"/>
            </w:tcBorders>
          </w:tcPr>
          <w:p w14:paraId="29D03FF9" w14:textId="77777777" w:rsidR="00124B88" w:rsidRDefault="00000000">
            <w:pPr>
              <w:widowControl w:val="0"/>
              <w:numPr>
                <w:ilvl w:val="0"/>
                <w:numId w:val="1"/>
              </w:numPr>
              <w:ind w:hanging="29"/>
              <w:jc w:val="center"/>
            </w:pPr>
            <w:r>
              <w:rPr>
                <w:rFonts w:ascii="Times New Roman" w:hAnsi="Times New Roman"/>
                <w:sz w:val="24"/>
                <w:szCs w:val="24"/>
              </w:rPr>
              <w:t>MLP</w:t>
            </w:r>
          </w:p>
        </w:tc>
        <w:tc>
          <w:tcPr>
            <w:tcW w:w="2023" w:type="dxa"/>
            <w:gridSpan w:val="2"/>
            <w:tcBorders>
              <w:top w:val="single" w:sz="4" w:space="0" w:color="000000"/>
              <w:bottom w:val="single" w:sz="4" w:space="0" w:color="000000"/>
            </w:tcBorders>
          </w:tcPr>
          <w:p w14:paraId="35330129" w14:textId="77777777" w:rsidR="00124B88" w:rsidRDefault="00000000">
            <w:pPr>
              <w:widowControl w:val="0"/>
              <w:numPr>
                <w:ilvl w:val="0"/>
                <w:numId w:val="1"/>
              </w:numPr>
              <w:ind w:hanging="29"/>
              <w:jc w:val="center"/>
            </w:pPr>
            <w:r>
              <w:rPr>
                <w:rFonts w:ascii="Times New Roman" w:hAnsi="Times New Roman"/>
                <w:sz w:val="24"/>
                <w:szCs w:val="24"/>
              </w:rPr>
              <w:t>RF</w:t>
            </w:r>
          </w:p>
        </w:tc>
      </w:tr>
      <w:tr w:rsidR="00124B88" w14:paraId="3313B419" w14:textId="77777777">
        <w:tc>
          <w:tcPr>
            <w:tcW w:w="1250" w:type="dxa"/>
            <w:vMerge/>
            <w:tcBorders>
              <w:top w:val="single" w:sz="4" w:space="0" w:color="000000"/>
            </w:tcBorders>
            <w:vAlign w:val="center"/>
          </w:tcPr>
          <w:p w14:paraId="6AE01742" w14:textId="77777777" w:rsidR="00124B88" w:rsidRDefault="00124B88">
            <w:pPr>
              <w:widowControl w:val="0"/>
              <w:ind w:hanging="29"/>
              <w:rPr>
                <w:rFonts w:ascii="Times New Roman" w:hAnsi="Times New Roman"/>
              </w:rPr>
            </w:pPr>
          </w:p>
        </w:tc>
        <w:tc>
          <w:tcPr>
            <w:tcW w:w="1062" w:type="dxa"/>
          </w:tcPr>
          <w:p w14:paraId="31E91D3D" w14:textId="77777777" w:rsidR="00124B88" w:rsidRDefault="00000000">
            <w:pPr>
              <w:widowControl w:val="0"/>
              <w:numPr>
                <w:ilvl w:val="0"/>
                <w:numId w:val="1"/>
              </w:numPr>
              <w:ind w:hanging="29"/>
              <w:jc w:val="right"/>
            </w:pPr>
            <w:r>
              <w:rPr>
                <w:rFonts w:ascii="Times New Roman" w:hAnsi="Times New Roman"/>
                <w:sz w:val="24"/>
                <w:szCs w:val="24"/>
              </w:rPr>
              <w:t>Default</w:t>
            </w:r>
          </w:p>
        </w:tc>
        <w:tc>
          <w:tcPr>
            <w:tcW w:w="1051" w:type="dxa"/>
          </w:tcPr>
          <w:p w14:paraId="57137F81" w14:textId="77777777" w:rsidR="00124B88" w:rsidRDefault="00000000">
            <w:pPr>
              <w:widowControl w:val="0"/>
              <w:numPr>
                <w:ilvl w:val="0"/>
                <w:numId w:val="1"/>
              </w:numPr>
              <w:ind w:hanging="29"/>
              <w:jc w:val="right"/>
            </w:pPr>
            <w:r>
              <w:rPr>
                <w:rFonts w:ascii="Times New Roman" w:hAnsi="Times New Roman"/>
                <w:sz w:val="24"/>
                <w:szCs w:val="24"/>
              </w:rPr>
              <w:t>Tuning</w:t>
            </w:r>
          </w:p>
        </w:tc>
        <w:tc>
          <w:tcPr>
            <w:tcW w:w="1036" w:type="dxa"/>
          </w:tcPr>
          <w:p w14:paraId="220F699B" w14:textId="77777777" w:rsidR="00124B88" w:rsidRDefault="00000000">
            <w:pPr>
              <w:widowControl w:val="0"/>
              <w:numPr>
                <w:ilvl w:val="0"/>
                <w:numId w:val="1"/>
              </w:numPr>
              <w:ind w:hanging="29"/>
              <w:jc w:val="right"/>
            </w:pPr>
            <w:r>
              <w:rPr>
                <w:rFonts w:ascii="Times New Roman" w:hAnsi="Times New Roman"/>
                <w:sz w:val="24"/>
                <w:szCs w:val="24"/>
              </w:rPr>
              <w:t>Default</w:t>
            </w:r>
          </w:p>
        </w:tc>
        <w:tc>
          <w:tcPr>
            <w:tcW w:w="1038" w:type="dxa"/>
          </w:tcPr>
          <w:p w14:paraId="44532ECF" w14:textId="77777777" w:rsidR="00124B88" w:rsidRDefault="00000000">
            <w:pPr>
              <w:widowControl w:val="0"/>
              <w:numPr>
                <w:ilvl w:val="0"/>
                <w:numId w:val="1"/>
              </w:numPr>
              <w:ind w:hanging="29"/>
              <w:jc w:val="right"/>
            </w:pPr>
            <w:r>
              <w:rPr>
                <w:rFonts w:ascii="Times New Roman" w:hAnsi="Times New Roman"/>
                <w:sz w:val="24"/>
                <w:szCs w:val="24"/>
              </w:rPr>
              <w:t>Tuning</w:t>
            </w:r>
          </w:p>
        </w:tc>
        <w:tc>
          <w:tcPr>
            <w:tcW w:w="1038" w:type="dxa"/>
          </w:tcPr>
          <w:p w14:paraId="46378A53" w14:textId="77777777" w:rsidR="00124B88" w:rsidRDefault="00000000">
            <w:pPr>
              <w:widowControl w:val="0"/>
              <w:numPr>
                <w:ilvl w:val="0"/>
                <w:numId w:val="1"/>
              </w:numPr>
              <w:ind w:hanging="29"/>
              <w:jc w:val="right"/>
            </w:pPr>
            <w:r>
              <w:rPr>
                <w:rFonts w:ascii="Times New Roman" w:hAnsi="Times New Roman"/>
                <w:sz w:val="24"/>
                <w:szCs w:val="24"/>
              </w:rPr>
              <w:t>Default</w:t>
            </w:r>
          </w:p>
        </w:tc>
        <w:tc>
          <w:tcPr>
            <w:tcW w:w="1039" w:type="dxa"/>
          </w:tcPr>
          <w:p w14:paraId="5BC264CC" w14:textId="77777777" w:rsidR="00124B88" w:rsidRDefault="00000000">
            <w:pPr>
              <w:widowControl w:val="0"/>
              <w:numPr>
                <w:ilvl w:val="0"/>
                <w:numId w:val="1"/>
              </w:numPr>
              <w:ind w:hanging="29"/>
              <w:jc w:val="right"/>
            </w:pPr>
            <w:r>
              <w:rPr>
                <w:rFonts w:ascii="Times New Roman" w:hAnsi="Times New Roman"/>
                <w:sz w:val="24"/>
                <w:szCs w:val="24"/>
              </w:rPr>
              <w:t>Tuning</w:t>
            </w:r>
          </w:p>
        </w:tc>
        <w:tc>
          <w:tcPr>
            <w:tcW w:w="1035" w:type="dxa"/>
          </w:tcPr>
          <w:p w14:paraId="4BA1CD5C" w14:textId="77777777" w:rsidR="00124B88" w:rsidRDefault="00000000">
            <w:pPr>
              <w:widowControl w:val="0"/>
              <w:numPr>
                <w:ilvl w:val="0"/>
                <w:numId w:val="1"/>
              </w:numPr>
              <w:ind w:hanging="29"/>
              <w:jc w:val="right"/>
            </w:pPr>
            <w:r>
              <w:rPr>
                <w:rFonts w:ascii="Times New Roman" w:hAnsi="Times New Roman"/>
                <w:sz w:val="24"/>
                <w:szCs w:val="24"/>
              </w:rPr>
              <w:t>Default</w:t>
            </w:r>
          </w:p>
        </w:tc>
        <w:tc>
          <w:tcPr>
            <w:tcW w:w="988" w:type="dxa"/>
          </w:tcPr>
          <w:p w14:paraId="195027CD" w14:textId="77777777" w:rsidR="00124B88" w:rsidRDefault="00000000">
            <w:pPr>
              <w:widowControl w:val="0"/>
              <w:numPr>
                <w:ilvl w:val="0"/>
                <w:numId w:val="1"/>
              </w:numPr>
              <w:ind w:hanging="29"/>
              <w:jc w:val="right"/>
            </w:pPr>
            <w:r>
              <w:rPr>
                <w:rFonts w:ascii="Times New Roman" w:hAnsi="Times New Roman"/>
                <w:sz w:val="24"/>
                <w:szCs w:val="24"/>
              </w:rPr>
              <w:t>Tuning</w:t>
            </w:r>
          </w:p>
        </w:tc>
      </w:tr>
      <w:tr w:rsidR="00124B88" w14:paraId="4E431CE5" w14:textId="77777777">
        <w:tc>
          <w:tcPr>
            <w:tcW w:w="1250" w:type="dxa"/>
            <w:tcBorders>
              <w:top w:val="single" w:sz="4" w:space="0" w:color="000000"/>
            </w:tcBorders>
          </w:tcPr>
          <w:p w14:paraId="15F0E7A5" w14:textId="77777777" w:rsidR="00124B88" w:rsidRDefault="00000000">
            <w:pPr>
              <w:widowControl w:val="0"/>
              <w:numPr>
                <w:ilvl w:val="0"/>
                <w:numId w:val="1"/>
              </w:numPr>
              <w:ind w:hanging="29"/>
            </w:pPr>
            <w:r>
              <w:rPr>
                <w:rFonts w:ascii="Times New Roman" w:hAnsi="Times New Roman"/>
                <w:sz w:val="24"/>
                <w:szCs w:val="24"/>
              </w:rPr>
              <w:t>RD</w:t>
            </w:r>
          </w:p>
        </w:tc>
        <w:tc>
          <w:tcPr>
            <w:tcW w:w="1062" w:type="dxa"/>
            <w:tcBorders>
              <w:top w:val="single" w:sz="4" w:space="0" w:color="000000"/>
            </w:tcBorders>
          </w:tcPr>
          <w:p w14:paraId="55F36022" w14:textId="77777777" w:rsidR="00124B88" w:rsidRDefault="00000000">
            <w:pPr>
              <w:widowControl w:val="0"/>
              <w:ind w:hanging="29"/>
            </w:pPr>
            <w:r>
              <w:rPr>
                <w:rFonts w:ascii="Times New Roman" w:eastAsia="Liberation Serif" w:hAnsi="Times New Roman" w:cs="Liberation Serif"/>
                <w:sz w:val="16"/>
                <w:szCs w:val="16"/>
              </w:rPr>
              <w:t>4.4 ± 0.2</w:t>
            </w:r>
          </w:p>
        </w:tc>
        <w:tc>
          <w:tcPr>
            <w:tcW w:w="1051" w:type="dxa"/>
            <w:tcBorders>
              <w:top w:val="single" w:sz="4" w:space="0" w:color="000000"/>
            </w:tcBorders>
          </w:tcPr>
          <w:p w14:paraId="74BBE538" w14:textId="77777777" w:rsidR="00124B88" w:rsidRDefault="00000000">
            <w:pPr>
              <w:widowControl w:val="0"/>
              <w:ind w:hanging="29"/>
            </w:pPr>
            <w:r>
              <w:rPr>
                <w:rFonts w:ascii="Times New Roman" w:eastAsia="Liberation Serif" w:hAnsi="Times New Roman" w:cs="Liberation Serif"/>
                <w:sz w:val="16"/>
                <w:szCs w:val="16"/>
              </w:rPr>
              <w:t>4.4 ± 0.2</w:t>
            </w:r>
          </w:p>
        </w:tc>
        <w:tc>
          <w:tcPr>
            <w:tcW w:w="1036" w:type="dxa"/>
            <w:tcBorders>
              <w:top w:val="single" w:sz="4" w:space="0" w:color="000000"/>
            </w:tcBorders>
          </w:tcPr>
          <w:p w14:paraId="6755929F" w14:textId="77777777" w:rsidR="00124B88" w:rsidRDefault="00000000">
            <w:pPr>
              <w:widowControl w:val="0"/>
              <w:ind w:hanging="29"/>
            </w:pPr>
            <w:r>
              <w:rPr>
                <w:rFonts w:ascii="Times New Roman" w:eastAsia="Liberation Serif" w:hAnsi="Times New Roman" w:cs="Liberation Serif"/>
                <w:sz w:val="16"/>
                <w:szCs w:val="16"/>
              </w:rPr>
              <w:t>3.9 ± 0.1</w:t>
            </w:r>
          </w:p>
        </w:tc>
        <w:tc>
          <w:tcPr>
            <w:tcW w:w="1038" w:type="dxa"/>
            <w:tcBorders>
              <w:top w:val="single" w:sz="4" w:space="0" w:color="000000"/>
            </w:tcBorders>
          </w:tcPr>
          <w:p w14:paraId="58E6D293" w14:textId="77777777" w:rsidR="00124B88" w:rsidRDefault="00000000">
            <w:pPr>
              <w:widowControl w:val="0"/>
              <w:ind w:hanging="29"/>
            </w:pPr>
            <w:r>
              <w:rPr>
                <w:rFonts w:ascii="Times New Roman" w:eastAsia="Liberation Serif" w:hAnsi="Times New Roman" w:cs="Liberation Serif"/>
                <w:sz w:val="16"/>
                <w:szCs w:val="16"/>
              </w:rPr>
              <w:t>3.7 ± 0.1</w:t>
            </w:r>
          </w:p>
        </w:tc>
        <w:tc>
          <w:tcPr>
            <w:tcW w:w="1038" w:type="dxa"/>
            <w:tcBorders>
              <w:top w:val="single" w:sz="4" w:space="0" w:color="000000"/>
            </w:tcBorders>
          </w:tcPr>
          <w:p w14:paraId="2A293210" w14:textId="77777777" w:rsidR="00124B88" w:rsidRDefault="00000000">
            <w:pPr>
              <w:widowControl w:val="0"/>
              <w:ind w:hanging="29"/>
            </w:pPr>
            <w:r>
              <w:rPr>
                <w:rFonts w:ascii="Times New Roman" w:eastAsia="Liberation Serif" w:hAnsi="Times New Roman" w:cs="Liberation Serif"/>
                <w:sz w:val="16"/>
                <w:szCs w:val="16"/>
              </w:rPr>
              <w:t>7.2 ± 0.4</w:t>
            </w:r>
          </w:p>
        </w:tc>
        <w:tc>
          <w:tcPr>
            <w:tcW w:w="1039" w:type="dxa"/>
            <w:tcBorders>
              <w:top w:val="single" w:sz="4" w:space="0" w:color="000000"/>
            </w:tcBorders>
          </w:tcPr>
          <w:p w14:paraId="09724F6E" w14:textId="77777777" w:rsidR="00124B88" w:rsidRDefault="00000000">
            <w:pPr>
              <w:widowControl w:val="0"/>
              <w:ind w:hanging="29"/>
            </w:pPr>
            <w:r>
              <w:rPr>
                <w:rFonts w:ascii="Times New Roman" w:eastAsia="Liberation Serif" w:hAnsi="Times New Roman" w:cs="Liberation Serif"/>
                <w:sz w:val="16"/>
                <w:szCs w:val="16"/>
              </w:rPr>
              <w:t>4.1 ± 0.5</w:t>
            </w:r>
          </w:p>
        </w:tc>
        <w:tc>
          <w:tcPr>
            <w:tcW w:w="1035" w:type="dxa"/>
            <w:tcBorders>
              <w:top w:val="single" w:sz="4" w:space="0" w:color="000000"/>
            </w:tcBorders>
          </w:tcPr>
          <w:p w14:paraId="015DEA9C" w14:textId="77777777" w:rsidR="00124B88" w:rsidRDefault="00000000">
            <w:pPr>
              <w:widowControl w:val="0"/>
              <w:ind w:hanging="29"/>
            </w:pPr>
            <w:r>
              <w:rPr>
                <w:rFonts w:ascii="Times New Roman" w:eastAsia="Liberation Serif" w:hAnsi="Times New Roman" w:cs="Liberation Serif"/>
                <w:sz w:val="16"/>
                <w:szCs w:val="16"/>
              </w:rPr>
              <w:t>3.5 ± 0.1</w:t>
            </w:r>
          </w:p>
        </w:tc>
        <w:tc>
          <w:tcPr>
            <w:tcW w:w="988" w:type="dxa"/>
            <w:tcBorders>
              <w:top w:val="single" w:sz="4" w:space="0" w:color="000000"/>
            </w:tcBorders>
          </w:tcPr>
          <w:p w14:paraId="0AFE0644" w14:textId="77777777" w:rsidR="00124B88" w:rsidRDefault="00000000">
            <w:pPr>
              <w:widowControl w:val="0"/>
              <w:ind w:hanging="29"/>
            </w:pPr>
            <w:r>
              <w:rPr>
                <w:rFonts w:ascii="Times New Roman" w:eastAsia="Liberation Serif" w:hAnsi="Times New Roman" w:cs="Liberation Serif"/>
                <w:sz w:val="16"/>
                <w:szCs w:val="16"/>
              </w:rPr>
              <w:t>3.4 ± 0.1</w:t>
            </w:r>
          </w:p>
        </w:tc>
      </w:tr>
      <w:tr w:rsidR="00124B88" w14:paraId="7FDFAF74" w14:textId="77777777">
        <w:tc>
          <w:tcPr>
            <w:tcW w:w="1250" w:type="dxa"/>
          </w:tcPr>
          <w:p w14:paraId="7FB85963" w14:textId="77777777" w:rsidR="00124B88" w:rsidRDefault="00000000">
            <w:pPr>
              <w:widowControl w:val="0"/>
              <w:numPr>
                <w:ilvl w:val="0"/>
                <w:numId w:val="1"/>
              </w:numPr>
              <w:ind w:hanging="29"/>
            </w:pPr>
            <w:r>
              <w:rPr>
                <w:rFonts w:ascii="Times New Roman" w:hAnsi="Times New Roman"/>
                <w:sz w:val="24"/>
                <w:szCs w:val="24"/>
              </w:rPr>
              <w:t>R</w:t>
            </w:r>
            <w:r>
              <w:rPr>
                <w:rFonts w:ascii="Times New Roman" w:hAnsi="Times New Roman"/>
                <w:sz w:val="24"/>
                <w:szCs w:val="24"/>
                <w:vertAlign w:val="superscript"/>
              </w:rPr>
              <w:t>2</w:t>
            </w:r>
          </w:p>
        </w:tc>
        <w:tc>
          <w:tcPr>
            <w:tcW w:w="1062" w:type="dxa"/>
          </w:tcPr>
          <w:p w14:paraId="5E4A2B8A" w14:textId="77777777" w:rsidR="00124B88" w:rsidRDefault="00000000">
            <w:pPr>
              <w:widowControl w:val="0"/>
              <w:ind w:hanging="29"/>
            </w:pPr>
            <w:r>
              <w:rPr>
                <w:rFonts w:ascii="Times New Roman" w:eastAsia="Liberation Serif" w:hAnsi="Times New Roman" w:cs="Liberation Serif"/>
                <w:sz w:val="16"/>
                <w:szCs w:val="16"/>
              </w:rPr>
              <w:t>0.88 ± 0.01</w:t>
            </w:r>
          </w:p>
        </w:tc>
        <w:tc>
          <w:tcPr>
            <w:tcW w:w="1051" w:type="dxa"/>
          </w:tcPr>
          <w:p w14:paraId="5E7541A5" w14:textId="77777777" w:rsidR="00124B88" w:rsidRDefault="00000000">
            <w:pPr>
              <w:widowControl w:val="0"/>
              <w:ind w:hanging="29"/>
            </w:pPr>
            <w:r>
              <w:rPr>
                <w:rFonts w:ascii="Times New Roman" w:eastAsia="Liberation Serif" w:hAnsi="Times New Roman" w:cs="Liberation Serif"/>
                <w:sz w:val="16"/>
                <w:szCs w:val="16"/>
              </w:rPr>
              <w:t>0.88 ± 0.02</w:t>
            </w:r>
          </w:p>
        </w:tc>
        <w:tc>
          <w:tcPr>
            <w:tcW w:w="1036" w:type="dxa"/>
          </w:tcPr>
          <w:p w14:paraId="53644217" w14:textId="77777777" w:rsidR="00124B88" w:rsidRDefault="00000000">
            <w:pPr>
              <w:widowControl w:val="0"/>
              <w:ind w:hanging="29"/>
            </w:pPr>
            <w:r>
              <w:rPr>
                <w:rFonts w:ascii="Times New Roman" w:eastAsia="Liberation Serif" w:hAnsi="Times New Roman" w:cs="Liberation Serif"/>
                <w:sz w:val="16"/>
                <w:szCs w:val="16"/>
              </w:rPr>
              <w:t>0.92 ± 0.01</w:t>
            </w:r>
          </w:p>
        </w:tc>
        <w:tc>
          <w:tcPr>
            <w:tcW w:w="1038" w:type="dxa"/>
          </w:tcPr>
          <w:p w14:paraId="48483C74" w14:textId="77777777" w:rsidR="00124B88" w:rsidRDefault="00000000">
            <w:pPr>
              <w:widowControl w:val="0"/>
              <w:ind w:hanging="29"/>
            </w:pPr>
            <w:r>
              <w:rPr>
                <w:rFonts w:ascii="Times New Roman" w:eastAsia="Liberation Serif" w:hAnsi="Times New Roman" w:cs="Liberation Serif"/>
                <w:sz w:val="16"/>
                <w:szCs w:val="16"/>
              </w:rPr>
              <w:t>0.92 ± 0.01</w:t>
            </w:r>
          </w:p>
        </w:tc>
        <w:tc>
          <w:tcPr>
            <w:tcW w:w="1038" w:type="dxa"/>
          </w:tcPr>
          <w:p w14:paraId="16440EA7" w14:textId="77777777" w:rsidR="00124B88" w:rsidRDefault="00000000">
            <w:pPr>
              <w:widowControl w:val="0"/>
              <w:ind w:hanging="29"/>
            </w:pPr>
            <w:r>
              <w:rPr>
                <w:rFonts w:ascii="Times New Roman" w:eastAsia="Liberation Serif" w:hAnsi="Times New Roman" w:cs="Liberation Serif"/>
                <w:sz w:val="16"/>
                <w:szCs w:val="16"/>
              </w:rPr>
              <w:t>0.80 ± 0.01</w:t>
            </w:r>
          </w:p>
        </w:tc>
        <w:tc>
          <w:tcPr>
            <w:tcW w:w="1039" w:type="dxa"/>
          </w:tcPr>
          <w:p w14:paraId="4BF2CE58" w14:textId="77777777" w:rsidR="00124B88" w:rsidRDefault="00000000">
            <w:pPr>
              <w:widowControl w:val="0"/>
              <w:ind w:hanging="29"/>
            </w:pPr>
            <w:r>
              <w:rPr>
                <w:rFonts w:ascii="Times New Roman" w:eastAsia="Liberation Serif" w:hAnsi="Times New Roman" w:cs="Liberation Serif"/>
                <w:sz w:val="16"/>
                <w:szCs w:val="16"/>
              </w:rPr>
              <w:t>0.92 ± 0.02</w:t>
            </w:r>
          </w:p>
        </w:tc>
        <w:tc>
          <w:tcPr>
            <w:tcW w:w="1035" w:type="dxa"/>
          </w:tcPr>
          <w:p w14:paraId="3CE2F038" w14:textId="77777777" w:rsidR="00124B88" w:rsidRDefault="00000000">
            <w:pPr>
              <w:widowControl w:val="0"/>
              <w:ind w:hanging="29"/>
            </w:pPr>
            <w:r>
              <w:rPr>
                <w:rFonts w:ascii="Times New Roman" w:eastAsia="Liberation Serif" w:hAnsi="Times New Roman" w:cs="Liberation Serif"/>
                <w:sz w:val="16"/>
                <w:szCs w:val="16"/>
              </w:rPr>
              <w:t>0.92 ± 0.01</w:t>
            </w:r>
          </w:p>
        </w:tc>
        <w:tc>
          <w:tcPr>
            <w:tcW w:w="988" w:type="dxa"/>
          </w:tcPr>
          <w:p w14:paraId="69265D8C" w14:textId="77777777" w:rsidR="00124B88" w:rsidRDefault="00000000">
            <w:pPr>
              <w:widowControl w:val="0"/>
              <w:ind w:hanging="29"/>
            </w:pPr>
            <w:r>
              <w:rPr>
                <w:rFonts w:ascii="Times New Roman" w:eastAsia="Liberation Serif" w:hAnsi="Times New Roman" w:cs="Liberation Serif"/>
                <w:sz w:val="16"/>
                <w:szCs w:val="16"/>
              </w:rPr>
              <w:t>0.93 ± 0.01</w:t>
            </w:r>
          </w:p>
        </w:tc>
      </w:tr>
      <w:tr w:rsidR="00124B88" w14:paraId="54A0716A" w14:textId="77777777">
        <w:tc>
          <w:tcPr>
            <w:tcW w:w="1250" w:type="dxa"/>
          </w:tcPr>
          <w:p w14:paraId="435AEF0D" w14:textId="77777777" w:rsidR="00124B88" w:rsidRDefault="00000000">
            <w:pPr>
              <w:widowControl w:val="0"/>
              <w:numPr>
                <w:ilvl w:val="0"/>
                <w:numId w:val="1"/>
              </w:numPr>
              <w:ind w:hanging="29"/>
            </w:pPr>
            <w:r>
              <w:rPr>
                <w:rFonts w:ascii="Times New Roman" w:hAnsi="Times New Roman"/>
                <w:sz w:val="24"/>
                <w:szCs w:val="24"/>
              </w:rPr>
              <w:t>RMSE</w:t>
            </w:r>
          </w:p>
        </w:tc>
        <w:tc>
          <w:tcPr>
            <w:tcW w:w="1062" w:type="dxa"/>
          </w:tcPr>
          <w:p w14:paraId="12918D95" w14:textId="77777777" w:rsidR="00124B88" w:rsidRDefault="00000000">
            <w:pPr>
              <w:widowControl w:val="0"/>
              <w:ind w:hanging="29"/>
            </w:pPr>
            <w:r>
              <w:rPr>
                <w:rFonts w:ascii="Times New Roman" w:eastAsia="Liberation Serif" w:hAnsi="Times New Roman" w:cs="Liberation Serif"/>
                <w:sz w:val="16"/>
                <w:szCs w:val="16"/>
              </w:rPr>
              <w:t>38 ± 2</w:t>
            </w:r>
          </w:p>
        </w:tc>
        <w:tc>
          <w:tcPr>
            <w:tcW w:w="1051" w:type="dxa"/>
          </w:tcPr>
          <w:p w14:paraId="74F14805" w14:textId="77777777" w:rsidR="00124B88" w:rsidRDefault="00000000">
            <w:pPr>
              <w:widowControl w:val="0"/>
              <w:ind w:hanging="29"/>
            </w:pPr>
            <w:r>
              <w:rPr>
                <w:rFonts w:ascii="Times New Roman" w:eastAsia="Liberation Serif" w:hAnsi="Times New Roman" w:cs="Liberation Serif"/>
                <w:sz w:val="16"/>
                <w:szCs w:val="16"/>
              </w:rPr>
              <w:t>38 ± 3</w:t>
            </w:r>
          </w:p>
        </w:tc>
        <w:tc>
          <w:tcPr>
            <w:tcW w:w="1036" w:type="dxa"/>
          </w:tcPr>
          <w:p w14:paraId="6764DF2D" w14:textId="77777777" w:rsidR="00124B88" w:rsidRDefault="00000000">
            <w:pPr>
              <w:widowControl w:val="0"/>
              <w:ind w:hanging="29"/>
            </w:pPr>
            <w:r>
              <w:rPr>
                <w:rFonts w:ascii="Times New Roman" w:eastAsia="Liberation Serif" w:hAnsi="Times New Roman" w:cs="Liberation Serif"/>
                <w:sz w:val="16"/>
                <w:szCs w:val="16"/>
              </w:rPr>
              <w:t>31 ± 2</w:t>
            </w:r>
          </w:p>
        </w:tc>
        <w:tc>
          <w:tcPr>
            <w:tcW w:w="1038" w:type="dxa"/>
          </w:tcPr>
          <w:p w14:paraId="23D2A8D3" w14:textId="77777777" w:rsidR="00124B88" w:rsidRDefault="00000000">
            <w:pPr>
              <w:widowControl w:val="0"/>
              <w:ind w:hanging="29"/>
            </w:pPr>
            <w:r>
              <w:rPr>
                <w:rFonts w:ascii="Times New Roman" w:eastAsia="Liberation Serif" w:hAnsi="Times New Roman" w:cs="Liberation Serif"/>
                <w:sz w:val="16"/>
                <w:szCs w:val="16"/>
              </w:rPr>
              <w:t>30 ± 2</w:t>
            </w:r>
          </w:p>
        </w:tc>
        <w:tc>
          <w:tcPr>
            <w:tcW w:w="1038" w:type="dxa"/>
          </w:tcPr>
          <w:p w14:paraId="63A37A92" w14:textId="77777777" w:rsidR="00124B88" w:rsidRDefault="00000000">
            <w:pPr>
              <w:widowControl w:val="0"/>
              <w:ind w:hanging="29"/>
            </w:pPr>
            <w:r>
              <w:rPr>
                <w:rFonts w:ascii="Times New Roman" w:eastAsia="Liberation Serif" w:hAnsi="Times New Roman" w:cs="Liberation Serif"/>
                <w:sz w:val="16"/>
                <w:szCs w:val="16"/>
              </w:rPr>
              <w:t>49 ± 3</w:t>
            </w:r>
          </w:p>
        </w:tc>
        <w:tc>
          <w:tcPr>
            <w:tcW w:w="1039" w:type="dxa"/>
          </w:tcPr>
          <w:p w14:paraId="11A21DAA" w14:textId="77777777" w:rsidR="00124B88" w:rsidRDefault="00000000">
            <w:pPr>
              <w:widowControl w:val="0"/>
              <w:ind w:hanging="29"/>
            </w:pPr>
            <w:r>
              <w:rPr>
                <w:rFonts w:ascii="Times New Roman" w:eastAsia="Liberation Serif" w:hAnsi="Times New Roman" w:cs="Liberation Serif"/>
                <w:sz w:val="16"/>
                <w:szCs w:val="16"/>
              </w:rPr>
              <w:t>31 ± 4</w:t>
            </w:r>
          </w:p>
        </w:tc>
        <w:tc>
          <w:tcPr>
            <w:tcW w:w="1035" w:type="dxa"/>
          </w:tcPr>
          <w:p w14:paraId="1358C872" w14:textId="77777777" w:rsidR="00124B88" w:rsidRDefault="00000000">
            <w:pPr>
              <w:widowControl w:val="0"/>
              <w:ind w:hanging="29"/>
            </w:pPr>
            <w:r>
              <w:rPr>
                <w:rFonts w:ascii="Times New Roman" w:eastAsia="Liberation Serif" w:hAnsi="Times New Roman" w:cs="Liberation Serif"/>
                <w:sz w:val="16"/>
                <w:szCs w:val="16"/>
              </w:rPr>
              <w:t>30 ± 2</w:t>
            </w:r>
          </w:p>
        </w:tc>
        <w:tc>
          <w:tcPr>
            <w:tcW w:w="988" w:type="dxa"/>
          </w:tcPr>
          <w:p w14:paraId="500E6E0B" w14:textId="77777777" w:rsidR="00124B88" w:rsidRDefault="00000000">
            <w:pPr>
              <w:widowControl w:val="0"/>
              <w:ind w:hanging="29"/>
            </w:pPr>
            <w:r>
              <w:rPr>
                <w:rFonts w:ascii="Times New Roman" w:eastAsia="Liberation Serif" w:hAnsi="Times New Roman" w:cs="Liberation Serif"/>
                <w:sz w:val="16"/>
                <w:szCs w:val="16"/>
              </w:rPr>
              <w:t>28 ± 2</w:t>
            </w:r>
          </w:p>
        </w:tc>
      </w:tr>
      <w:tr w:rsidR="00124B88" w14:paraId="459CFE67" w14:textId="77777777">
        <w:tc>
          <w:tcPr>
            <w:tcW w:w="1250" w:type="dxa"/>
            <w:tcBorders>
              <w:bottom w:val="single" w:sz="4" w:space="0" w:color="000000"/>
            </w:tcBorders>
          </w:tcPr>
          <w:p w14:paraId="2A2BCC0C" w14:textId="77777777" w:rsidR="00124B88" w:rsidRDefault="00000000">
            <w:pPr>
              <w:widowControl w:val="0"/>
              <w:numPr>
                <w:ilvl w:val="0"/>
                <w:numId w:val="1"/>
              </w:numPr>
              <w:ind w:hanging="29"/>
            </w:pPr>
            <w:r>
              <w:rPr>
                <w:rFonts w:ascii="Times New Roman" w:hAnsi="Times New Roman"/>
                <w:sz w:val="24"/>
                <w:szCs w:val="24"/>
              </w:rPr>
              <w:t>RRMSE</w:t>
            </w:r>
          </w:p>
        </w:tc>
        <w:tc>
          <w:tcPr>
            <w:tcW w:w="1062" w:type="dxa"/>
            <w:tcBorders>
              <w:bottom w:val="single" w:sz="4" w:space="0" w:color="000000"/>
            </w:tcBorders>
          </w:tcPr>
          <w:p w14:paraId="6D3FA859" w14:textId="77777777" w:rsidR="00124B88" w:rsidRDefault="00000000">
            <w:pPr>
              <w:widowControl w:val="0"/>
              <w:ind w:hanging="29"/>
            </w:pPr>
            <w:r>
              <w:rPr>
                <w:rFonts w:ascii="Times New Roman" w:eastAsia="Liberation Serif" w:hAnsi="Times New Roman" w:cs="Liberation Serif"/>
                <w:sz w:val="16"/>
                <w:szCs w:val="16"/>
              </w:rPr>
              <w:t>0.35 ± 0.02</w:t>
            </w:r>
          </w:p>
        </w:tc>
        <w:tc>
          <w:tcPr>
            <w:tcW w:w="1051" w:type="dxa"/>
            <w:tcBorders>
              <w:bottom w:val="single" w:sz="4" w:space="0" w:color="000000"/>
            </w:tcBorders>
          </w:tcPr>
          <w:p w14:paraId="3E2A3CD1" w14:textId="77777777" w:rsidR="00124B88" w:rsidRDefault="00000000">
            <w:pPr>
              <w:widowControl w:val="0"/>
              <w:ind w:hanging="29"/>
            </w:pPr>
            <w:r>
              <w:rPr>
                <w:rFonts w:ascii="Times New Roman" w:eastAsia="Liberation Serif" w:hAnsi="Times New Roman" w:cs="Liberation Serif"/>
                <w:sz w:val="16"/>
                <w:szCs w:val="16"/>
              </w:rPr>
              <w:t>0.35 ± 0.02</w:t>
            </w:r>
          </w:p>
        </w:tc>
        <w:tc>
          <w:tcPr>
            <w:tcW w:w="1036" w:type="dxa"/>
            <w:tcBorders>
              <w:bottom w:val="single" w:sz="4" w:space="0" w:color="000000"/>
            </w:tcBorders>
          </w:tcPr>
          <w:p w14:paraId="756BF9B6" w14:textId="77777777" w:rsidR="00124B88" w:rsidRDefault="00000000">
            <w:pPr>
              <w:widowControl w:val="0"/>
              <w:ind w:hanging="29"/>
            </w:pPr>
            <w:r>
              <w:rPr>
                <w:rFonts w:ascii="Times New Roman" w:eastAsia="Liberation Serif" w:hAnsi="Times New Roman" w:cs="Liberation Serif"/>
                <w:sz w:val="16"/>
                <w:szCs w:val="16"/>
              </w:rPr>
              <w:t>0.29 ± 0.02</w:t>
            </w:r>
          </w:p>
        </w:tc>
        <w:tc>
          <w:tcPr>
            <w:tcW w:w="1038" w:type="dxa"/>
            <w:tcBorders>
              <w:bottom w:val="single" w:sz="4" w:space="0" w:color="000000"/>
            </w:tcBorders>
          </w:tcPr>
          <w:p w14:paraId="4A57A883" w14:textId="77777777" w:rsidR="00124B88" w:rsidRDefault="00000000">
            <w:pPr>
              <w:widowControl w:val="0"/>
              <w:ind w:hanging="29"/>
            </w:pPr>
            <w:r>
              <w:rPr>
                <w:rFonts w:ascii="Times New Roman" w:eastAsia="Liberation Serif" w:hAnsi="Times New Roman" w:cs="Liberation Serif"/>
                <w:sz w:val="16"/>
                <w:szCs w:val="16"/>
              </w:rPr>
              <w:t>0.28 ± 0.02</w:t>
            </w:r>
          </w:p>
        </w:tc>
        <w:tc>
          <w:tcPr>
            <w:tcW w:w="1038" w:type="dxa"/>
            <w:tcBorders>
              <w:bottom w:val="single" w:sz="4" w:space="0" w:color="000000"/>
            </w:tcBorders>
          </w:tcPr>
          <w:p w14:paraId="1FE88AED" w14:textId="77777777" w:rsidR="00124B88" w:rsidRDefault="00000000">
            <w:pPr>
              <w:widowControl w:val="0"/>
              <w:ind w:hanging="29"/>
            </w:pPr>
            <w:r>
              <w:rPr>
                <w:rFonts w:ascii="Times New Roman" w:eastAsia="Liberation Serif" w:hAnsi="Times New Roman" w:cs="Liberation Serif"/>
                <w:sz w:val="16"/>
                <w:szCs w:val="16"/>
              </w:rPr>
              <w:t>0.45 ± 0.01</w:t>
            </w:r>
          </w:p>
        </w:tc>
        <w:tc>
          <w:tcPr>
            <w:tcW w:w="1039" w:type="dxa"/>
            <w:tcBorders>
              <w:bottom w:val="single" w:sz="4" w:space="0" w:color="000000"/>
            </w:tcBorders>
          </w:tcPr>
          <w:p w14:paraId="372657B3" w14:textId="77777777" w:rsidR="00124B88" w:rsidRDefault="00000000">
            <w:pPr>
              <w:widowControl w:val="0"/>
              <w:ind w:hanging="29"/>
            </w:pPr>
            <w:r>
              <w:rPr>
                <w:rFonts w:ascii="Times New Roman" w:eastAsia="Liberation Serif" w:hAnsi="Times New Roman" w:cs="Liberation Serif"/>
                <w:sz w:val="16"/>
                <w:szCs w:val="16"/>
              </w:rPr>
              <w:t>0.29 ± 0.03</w:t>
            </w:r>
          </w:p>
        </w:tc>
        <w:tc>
          <w:tcPr>
            <w:tcW w:w="1035" w:type="dxa"/>
            <w:tcBorders>
              <w:bottom w:val="single" w:sz="4" w:space="0" w:color="000000"/>
            </w:tcBorders>
          </w:tcPr>
          <w:p w14:paraId="54FF514E" w14:textId="77777777" w:rsidR="00124B88" w:rsidRDefault="00000000">
            <w:pPr>
              <w:widowControl w:val="0"/>
              <w:ind w:hanging="29"/>
            </w:pPr>
            <w:r>
              <w:rPr>
                <w:rFonts w:ascii="Times New Roman" w:eastAsia="Liberation Serif" w:hAnsi="Times New Roman" w:cs="Liberation Serif"/>
                <w:sz w:val="16"/>
                <w:szCs w:val="16"/>
              </w:rPr>
              <w:t>0.27 ± 0.02</w:t>
            </w:r>
          </w:p>
        </w:tc>
        <w:tc>
          <w:tcPr>
            <w:tcW w:w="988" w:type="dxa"/>
            <w:tcBorders>
              <w:bottom w:val="single" w:sz="4" w:space="0" w:color="000000"/>
            </w:tcBorders>
          </w:tcPr>
          <w:p w14:paraId="61DF1106" w14:textId="77777777" w:rsidR="00124B88" w:rsidRDefault="00000000">
            <w:pPr>
              <w:widowControl w:val="0"/>
              <w:ind w:hanging="29"/>
            </w:pPr>
            <w:r>
              <w:rPr>
                <w:rFonts w:ascii="Times New Roman" w:eastAsia="Liberation Serif" w:hAnsi="Times New Roman" w:cs="Liberation Serif"/>
                <w:sz w:val="16"/>
                <w:szCs w:val="16"/>
              </w:rPr>
              <w:t>0.26 ± 0.02</w:t>
            </w:r>
          </w:p>
        </w:tc>
      </w:tr>
    </w:tbl>
    <w:p w14:paraId="32D88C7C" w14:textId="77777777" w:rsidR="00124B88" w:rsidRDefault="00124B88">
      <w:pPr>
        <w:numPr>
          <w:ilvl w:val="0"/>
          <w:numId w:val="1"/>
        </w:numPr>
        <w:spacing w:line="240" w:lineRule="auto"/>
      </w:pPr>
    </w:p>
    <w:p w14:paraId="38924D6F" w14:textId="77777777" w:rsidR="00124B88" w:rsidRDefault="00124B88">
      <w:pPr>
        <w:spacing w:after="200"/>
        <w:jc w:val="both"/>
      </w:pPr>
    </w:p>
    <w:p w14:paraId="5FB173BD" w14:textId="77777777" w:rsidR="00124B88" w:rsidRDefault="00124B88">
      <w:pPr>
        <w:numPr>
          <w:ilvl w:val="0"/>
          <w:numId w:val="1"/>
        </w:numPr>
        <w:spacing w:line="240" w:lineRule="auto"/>
      </w:pPr>
    </w:p>
    <w:p w14:paraId="35B20063" w14:textId="77777777" w:rsidR="00124B88" w:rsidRDefault="00000000">
      <w:pPr>
        <w:spacing w:after="200"/>
        <w:jc w:val="both"/>
      </w:pPr>
      <w:r>
        <w:rPr>
          <w:b/>
        </w:rPr>
        <w:t>Table A.6</w:t>
      </w:r>
      <w:r>
        <w:t>: Experimental results for log</w:t>
      </w:r>
      <w:r>
        <w:rPr>
          <w:vertAlign w:val="subscript"/>
        </w:rPr>
        <w:t>10</w:t>
      </w:r>
      <w:r>
        <w:t>(CTE).</w:t>
      </w:r>
    </w:p>
    <w:tbl>
      <w:tblPr>
        <w:tblW w:w="8963" w:type="dxa"/>
        <w:tblInd w:w="165" w:type="dxa"/>
        <w:tblLayout w:type="fixed"/>
        <w:tblLook w:val="0400" w:firstRow="0" w:lastRow="0" w:firstColumn="0" w:lastColumn="0" w:noHBand="0" w:noVBand="1"/>
      </w:tblPr>
      <w:tblGrid>
        <w:gridCol w:w="1115"/>
        <w:gridCol w:w="994"/>
        <w:gridCol w:w="968"/>
        <w:gridCol w:w="996"/>
        <w:gridCol w:w="966"/>
        <w:gridCol w:w="996"/>
        <w:gridCol w:w="966"/>
        <w:gridCol w:w="996"/>
        <w:gridCol w:w="966"/>
      </w:tblGrid>
      <w:tr w:rsidR="00124B88" w14:paraId="337CEA50" w14:textId="77777777">
        <w:tc>
          <w:tcPr>
            <w:tcW w:w="1114" w:type="dxa"/>
            <w:vMerge w:val="restart"/>
            <w:tcBorders>
              <w:top w:val="single" w:sz="4" w:space="0" w:color="000000"/>
            </w:tcBorders>
            <w:vAlign w:val="center"/>
          </w:tcPr>
          <w:p w14:paraId="08C5B0EE" w14:textId="77777777" w:rsidR="00124B88" w:rsidRDefault="00000000">
            <w:pPr>
              <w:widowControl w:val="0"/>
              <w:numPr>
                <w:ilvl w:val="0"/>
                <w:numId w:val="1"/>
              </w:numPr>
              <w:ind w:hanging="29"/>
            </w:pPr>
            <w:r>
              <w:rPr>
                <w:rFonts w:ascii="Times New Roman" w:hAnsi="Times New Roman"/>
                <w:sz w:val="24"/>
                <w:szCs w:val="24"/>
              </w:rPr>
              <w:t>Metric</w:t>
            </w:r>
          </w:p>
        </w:tc>
        <w:tc>
          <w:tcPr>
            <w:tcW w:w="1962" w:type="dxa"/>
            <w:gridSpan w:val="2"/>
            <w:tcBorders>
              <w:top w:val="single" w:sz="4" w:space="0" w:color="000000"/>
              <w:bottom w:val="single" w:sz="4" w:space="0" w:color="000000"/>
            </w:tcBorders>
          </w:tcPr>
          <w:p w14:paraId="23216192" w14:textId="77777777" w:rsidR="00124B88" w:rsidRDefault="00000000">
            <w:pPr>
              <w:widowControl w:val="0"/>
              <w:numPr>
                <w:ilvl w:val="0"/>
                <w:numId w:val="1"/>
              </w:numPr>
              <w:ind w:hanging="29"/>
              <w:jc w:val="center"/>
            </w:pPr>
            <w:r>
              <w:rPr>
                <w:rFonts w:ascii="Times New Roman" w:hAnsi="Times New Roman"/>
                <w:sz w:val="24"/>
                <w:szCs w:val="24"/>
              </w:rPr>
              <w:t>Cart</w:t>
            </w:r>
          </w:p>
        </w:tc>
        <w:tc>
          <w:tcPr>
            <w:tcW w:w="1962" w:type="dxa"/>
            <w:gridSpan w:val="2"/>
            <w:tcBorders>
              <w:top w:val="single" w:sz="4" w:space="0" w:color="000000"/>
              <w:bottom w:val="single" w:sz="4" w:space="0" w:color="000000"/>
            </w:tcBorders>
          </w:tcPr>
          <w:p w14:paraId="52A8DFFA" w14:textId="77777777" w:rsidR="00124B88" w:rsidRDefault="00000000">
            <w:pPr>
              <w:widowControl w:val="0"/>
              <w:numPr>
                <w:ilvl w:val="0"/>
                <w:numId w:val="1"/>
              </w:numPr>
              <w:ind w:hanging="29"/>
              <w:jc w:val="center"/>
            </w:pPr>
            <w:r>
              <w:rPr>
                <w:rFonts w:ascii="Times New Roman" w:hAnsi="Times New Roman"/>
                <w:sz w:val="24"/>
                <w:szCs w:val="24"/>
              </w:rPr>
              <w:t>k-NN</w:t>
            </w:r>
          </w:p>
        </w:tc>
        <w:tc>
          <w:tcPr>
            <w:tcW w:w="1962" w:type="dxa"/>
            <w:gridSpan w:val="2"/>
            <w:tcBorders>
              <w:top w:val="single" w:sz="4" w:space="0" w:color="000000"/>
              <w:bottom w:val="single" w:sz="4" w:space="0" w:color="000000"/>
            </w:tcBorders>
          </w:tcPr>
          <w:p w14:paraId="33A54DAB" w14:textId="77777777" w:rsidR="00124B88" w:rsidRDefault="00000000">
            <w:pPr>
              <w:widowControl w:val="0"/>
              <w:numPr>
                <w:ilvl w:val="0"/>
                <w:numId w:val="1"/>
              </w:numPr>
              <w:ind w:hanging="29"/>
              <w:jc w:val="center"/>
            </w:pPr>
            <w:r>
              <w:rPr>
                <w:rFonts w:ascii="Times New Roman" w:hAnsi="Times New Roman"/>
                <w:sz w:val="24"/>
                <w:szCs w:val="24"/>
              </w:rPr>
              <w:t>MLP</w:t>
            </w:r>
          </w:p>
        </w:tc>
        <w:tc>
          <w:tcPr>
            <w:tcW w:w="1962" w:type="dxa"/>
            <w:gridSpan w:val="2"/>
            <w:tcBorders>
              <w:top w:val="single" w:sz="4" w:space="0" w:color="000000"/>
              <w:bottom w:val="single" w:sz="4" w:space="0" w:color="000000"/>
            </w:tcBorders>
          </w:tcPr>
          <w:p w14:paraId="67A15669" w14:textId="77777777" w:rsidR="00124B88" w:rsidRDefault="00000000">
            <w:pPr>
              <w:widowControl w:val="0"/>
              <w:numPr>
                <w:ilvl w:val="0"/>
                <w:numId w:val="1"/>
              </w:numPr>
              <w:ind w:hanging="29"/>
              <w:jc w:val="center"/>
            </w:pPr>
            <w:r>
              <w:rPr>
                <w:rFonts w:ascii="Times New Roman" w:hAnsi="Times New Roman"/>
                <w:sz w:val="24"/>
                <w:szCs w:val="24"/>
              </w:rPr>
              <w:t>RF</w:t>
            </w:r>
          </w:p>
        </w:tc>
      </w:tr>
      <w:tr w:rsidR="00124B88" w14:paraId="1B740D07" w14:textId="77777777">
        <w:tc>
          <w:tcPr>
            <w:tcW w:w="1114" w:type="dxa"/>
            <w:vMerge/>
            <w:tcBorders>
              <w:top w:val="single" w:sz="4" w:space="0" w:color="000000"/>
            </w:tcBorders>
            <w:vAlign w:val="center"/>
          </w:tcPr>
          <w:p w14:paraId="5A35D5AE" w14:textId="77777777" w:rsidR="00124B88" w:rsidRDefault="00124B88">
            <w:pPr>
              <w:widowControl w:val="0"/>
              <w:ind w:hanging="29"/>
              <w:rPr>
                <w:rFonts w:ascii="Times New Roman" w:hAnsi="Times New Roman"/>
              </w:rPr>
            </w:pPr>
          </w:p>
        </w:tc>
        <w:tc>
          <w:tcPr>
            <w:tcW w:w="994" w:type="dxa"/>
          </w:tcPr>
          <w:p w14:paraId="5E534D26" w14:textId="77777777" w:rsidR="00124B88" w:rsidRDefault="00000000">
            <w:pPr>
              <w:widowControl w:val="0"/>
              <w:numPr>
                <w:ilvl w:val="0"/>
                <w:numId w:val="1"/>
              </w:numPr>
              <w:ind w:hanging="29"/>
              <w:jc w:val="right"/>
            </w:pPr>
            <w:r>
              <w:rPr>
                <w:rFonts w:ascii="Times New Roman" w:hAnsi="Times New Roman"/>
                <w:sz w:val="24"/>
                <w:szCs w:val="24"/>
              </w:rPr>
              <w:t>Default</w:t>
            </w:r>
          </w:p>
        </w:tc>
        <w:tc>
          <w:tcPr>
            <w:tcW w:w="968" w:type="dxa"/>
          </w:tcPr>
          <w:p w14:paraId="3CC39BF2" w14:textId="77777777" w:rsidR="00124B88" w:rsidRDefault="00000000">
            <w:pPr>
              <w:widowControl w:val="0"/>
              <w:numPr>
                <w:ilvl w:val="0"/>
                <w:numId w:val="1"/>
              </w:numPr>
              <w:ind w:hanging="29"/>
              <w:jc w:val="right"/>
            </w:pPr>
            <w:r>
              <w:rPr>
                <w:rFonts w:ascii="Times New Roman" w:hAnsi="Times New Roman"/>
                <w:sz w:val="24"/>
                <w:szCs w:val="24"/>
              </w:rPr>
              <w:t>Tuning</w:t>
            </w:r>
          </w:p>
        </w:tc>
        <w:tc>
          <w:tcPr>
            <w:tcW w:w="996" w:type="dxa"/>
          </w:tcPr>
          <w:p w14:paraId="37427765" w14:textId="77777777" w:rsidR="00124B88" w:rsidRDefault="00000000">
            <w:pPr>
              <w:widowControl w:val="0"/>
              <w:numPr>
                <w:ilvl w:val="0"/>
                <w:numId w:val="1"/>
              </w:numPr>
              <w:ind w:hanging="29"/>
              <w:jc w:val="right"/>
            </w:pPr>
            <w:r>
              <w:rPr>
                <w:rFonts w:ascii="Times New Roman" w:hAnsi="Times New Roman"/>
                <w:sz w:val="24"/>
                <w:szCs w:val="24"/>
              </w:rPr>
              <w:t>Default</w:t>
            </w:r>
          </w:p>
        </w:tc>
        <w:tc>
          <w:tcPr>
            <w:tcW w:w="966" w:type="dxa"/>
          </w:tcPr>
          <w:p w14:paraId="0BEB276D" w14:textId="77777777" w:rsidR="00124B88" w:rsidRDefault="00000000">
            <w:pPr>
              <w:widowControl w:val="0"/>
              <w:numPr>
                <w:ilvl w:val="0"/>
                <w:numId w:val="1"/>
              </w:numPr>
              <w:ind w:hanging="29"/>
              <w:jc w:val="right"/>
            </w:pPr>
            <w:r>
              <w:rPr>
                <w:rFonts w:ascii="Times New Roman" w:hAnsi="Times New Roman"/>
                <w:sz w:val="24"/>
                <w:szCs w:val="24"/>
              </w:rPr>
              <w:t>Tuning</w:t>
            </w:r>
          </w:p>
        </w:tc>
        <w:tc>
          <w:tcPr>
            <w:tcW w:w="996" w:type="dxa"/>
          </w:tcPr>
          <w:p w14:paraId="575429E2" w14:textId="77777777" w:rsidR="00124B88" w:rsidRDefault="00000000">
            <w:pPr>
              <w:widowControl w:val="0"/>
              <w:numPr>
                <w:ilvl w:val="0"/>
                <w:numId w:val="1"/>
              </w:numPr>
              <w:ind w:hanging="29"/>
              <w:jc w:val="right"/>
            </w:pPr>
            <w:r>
              <w:rPr>
                <w:rFonts w:ascii="Times New Roman" w:hAnsi="Times New Roman"/>
                <w:sz w:val="24"/>
                <w:szCs w:val="24"/>
              </w:rPr>
              <w:t>Default</w:t>
            </w:r>
          </w:p>
        </w:tc>
        <w:tc>
          <w:tcPr>
            <w:tcW w:w="966" w:type="dxa"/>
          </w:tcPr>
          <w:p w14:paraId="52D7A029" w14:textId="77777777" w:rsidR="00124B88" w:rsidRDefault="00000000">
            <w:pPr>
              <w:widowControl w:val="0"/>
              <w:numPr>
                <w:ilvl w:val="0"/>
                <w:numId w:val="1"/>
              </w:numPr>
              <w:ind w:hanging="29"/>
              <w:jc w:val="right"/>
            </w:pPr>
            <w:r>
              <w:rPr>
                <w:rFonts w:ascii="Times New Roman" w:hAnsi="Times New Roman"/>
                <w:sz w:val="24"/>
                <w:szCs w:val="24"/>
              </w:rPr>
              <w:t>Tuning</w:t>
            </w:r>
          </w:p>
        </w:tc>
        <w:tc>
          <w:tcPr>
            <w:tcW w:w="996" w:type="dxa"/>
          </w:tcPr>
          <w:p w14:paraId="352835AA" w14:textId="77777777" w:rsidR="00124B88" w:rsidRDefault="00000000">
            <w:pPr>
              <w:widowControl w:val="0"/>
              <w:numPr>
                <w:ilvl w:val="0"/>
                <w:numId w:val="1"/>
              </w:numPr>
              <w:ind w:hanging="29"/>
              <w:jc w:val="right"/>
            </w:pPr>
            <w:r>
              <w:rPr>
                <w:rFonts w:ascii="Times New Roman" w:hAnsi="Times New Roman"/>
                <w:sz w:val="24"/>
                <w:szCs w:val="24"/>
              </w:rPr>
              <w:t>Default</w:t>
            </w:r>
          </w:p>
        </w:tc>
        <w:tc>
          <w:tcPr>
            <w:tcW w:w="966" w:type="dxa"/>
          </w:tcPr>
          <w:p w14:paraId="629F7C65" w14:textId="77777777" w:rsidR="00124B88" w:rsidRDefault="00000000">
            <w:pPr>
              <w:widowControl w:val="0"/>
              <w:numPr>
                <w:ilvl w:val="0"/>
                <w:numId w:val="1"/>
              </w:numPr>
              <w:ind w:hanging="29"/>
              <w:jc w:val="right"/>
            </w:pPr>
            <w:r>
              <w:rPr>
                <w:rFonts w:ascii="Times New Roman" w:hAnsi="Times New Roman"/>
                <w:sz w:val="24"/>
                <w:szCs w:val="24"/>
              </w:rPr>
              <w:t>Tuning</w:t>
            </w:r>
          </w:p>
        </w:tc>
      </w:tr>
      <w:tr w:rsidR="00124B88" w14:paraId="3C1CBEFD" w14:textId="77777777">
        <w:tc>
          <w:tcPr>
            <w:tcW w:w="1114" w:type="dxa"/>
            <w:tcBorders>
              <w:top w:val="single" w:sz="4" w:space="0" w:color="000000"/>
            </w:tcBorders>
          </w:tcPr>
          <w:p w14:paraId="4E249351" w14:textId="77777777" w:rsidR="00124B88" w:rsidRDefault="00000000">
            <w:pPr>
              <w:widowControl w:val="0"/>
              <w:numPr>
                <w:ilvl w:val="0"/>
                <w:numId w:val="1"/>
              </w:numPr>
              <w:ind w:hanging="29"/>
            </w:pPr>
            <w:r>
              <w:rPr>
                <w:rFonts w:ascii="Times New Roman" w:hAnsi="Times New Roman"/>
                <w:sz w:val="24"/>
                <w:szCs w:val="24"/>
              </w:rPr>
              <w:t>RD</w:t>
            </w:r>
          </w:p>
        </w:tc>
        <w:tc>
          <w:tcPr>
            <w:tcW w:w="994" w:type="dxa"/>
            <w:tcBorders>
              <w:top w:val="single" w:sz="4" w:space="0" w:color="000000"/>
            </w:tcBorders>
          </w:tcPr>
          <w:p w14:paraId="6C347918" w14:textId="77777777" w:rsidR="00124B88" w:rsidRDefault="00000000">
            <w:pPr>
              <w:widowControl w:val="0"/>
              <w:ind w:hanging="29"/>
            </w:pPr>
            <w:r>
              <w:rPr>
                <w:rFonts w:ascii="Times New Roman" w:eastAsia="Liberation Serif" w:hAnsi="Times New Roman" w:cs="Liberation Serif"/>
                <w:sz w:val="16"/>
                <w:szCs w:val="16"/>
              </w:rPr>
              <w:t>1.6 ± 0.3</w:t>
            </w:r>
          </w:p>
        </w:tc>
        <w:tc>
          <w:tcPr>
            <w:tcW w:w="968" w:type="dxa"/>
            <w:tcBorders>
              <w:top w:val="single" w:sz="4" w:space="0" w:color="000000"/>
            </w:tcBorders>
          </w:tcPr>
          <w:p w14:paraId="3416726C" w14:textId="77777777" w:rsidR="00124B88" w:rsidRDefault="00000000">
            <w:pPr>
              <w:widowControl w:val="0"/>
              <w:ind w:hanging="29"/>
            </w:pPr>
            <w:r>
              <w:rPr>
                <w:rFonts w:ascii="Times New Roman" w:eastAsia="Liberation Serif" w:hAnsi="Times New Roman" w:cs="Liberation Serif"/>
                <w:sz w:val="16"/>
                <w:szCs w:val="16"/>
              </w:rPr>
              <w:t>1.7 ± 0.2</w:t>
            </w:r>
          </w:p>
        </w:tc>
        <w:tc>
          <w:tcPr>
            <w:tcW w:w="996" w:type="dxa"/>
            <w:tcBorders>
              <w:top w:val="single" w:sz="4" w:space="0" w:color="000000"/>
            </w:tcBorders>
          </w:tcPr>
          <w:p w14:paraId="5C3077DE" w14:textId="77777777" w:rsidR="00124B88" w:rsidRDefault="00000000">
            <w:pPr>
              <w:widowControl w:val="0"/>
              <w:ind w:hanging="29"/>
            </w:pPr>
            <w:r>
              <w:rPr>
                <w:rFonts w:ascii="Times New Roman" w:eastAsia="Liberation Serif" w:hAnsi="Times New Roman" w:cs="Liberation Serif"/>
                <w:sz w:val="16"/>
                <w:szCs w:val="16"/>
              </w:rPr>
              <w:t>1.3 ± 0.2</w:t>
            </w:r>
          </w:p>
        </w:tc>
        <w:tc>
          <w:tcPr>
            <w:tcW w:w="966" w:type="dxa"/>
            <w:tcBorders>
              <w:top w:val="single" w:sz="4" w:space="0" w:color="000000"/>
            </w:tcBorders>
          </w:tcPr>
          <w:p w14:paraId="4A73694C" w14:textId="77777777" w:rsidR="00124B88" w:rsidRDefault="00000000">
            <w:pPr>
              <w:widowControl w:val="0"/>
              <w:ind w:hanging="29"/>
            </w:pPr>
            <w:r>
              <w:rPr>
                <w:rFonts w:ascii="Times New Roman" w:eastAsia="Liberation Serif" w:hAnsi="Times New Roman" w:cs="Liberation Serif"/>
                <w:sz w:val="16"/>
                <w:szCs w:val="16"/>
              </w:rPr>
              <w:t>1.3 ± 0.2</w:t>
            </w:r>
          </w:p>
        </w:tc>
        <w:tc>
          <w:tcPr>
            <w:tcW w:w="996" w:type="dxa"/>
            <w:tcBorders>
              <w:top w:val="single" w:sz="4" w:space="0" w:color="000000"/>
            </w:tcBorders>
          </w:tcPr>
          <w:p w14:paraId="489B66CB" w14:textId="77777777" w:rsidR="00124B88" w:rsidRDefault="00000000">
            <w:pPr>
              <w:widowControl w:val="0"/>
              <w:ind w:hanging="29"/>
            </w:pPr>
            <w:r>
              <w:rPr>
                <w:rFonts w:ascii="Times New Roman" w:eastAsia="Liberation Serif" w:hAnsi="Times New Roman" w:cs="Liberation Serif"/>
                <w:sz w:val="16"/>
                <w:szCs w:val="16"/>
              </w:rPr>
              <w:t>2.4 ± 0.3</w:t>
            </w:r>
          </w:p>
        </w:tc>
        <w:tc>
          <w:tcPr>
            <w:tcW w:w="966" w:type="dxa"/>
            <w:tcBorders>
              <w:top w:val="single" w:sz="4" w:space="0" w:color="000000"/>
            </w:tcBorders>
          </w:tcPr>
          <w:p w14:paraId="0CC35FF4" w14:textId="77777777" w:rsidR="00124B88" w:rsidRDefault="00000000">
            <w:pPr>
              <w:widowControl w:val="0"/>
              <w:ind w:hanging="29"/>
            </w:pPr>
            <w:r>
              <w:rPr>
                <w:rFonts w:ascii="Times New Roman" w:eastAsia="Liberation Serif" w:hAnsi="Times New Roman" w:cs="Liberation Serif"/>
                <w:sz w:val="16"/>
                <w:szCs w:val="16"/>
              </w:rPr>
              <w:t>1.3 ± 0.1</w:t>
            </w:r>
          </w:p>
        </w:tc>
        <w:tc>
          <w:tcPr>
            <w:tcW w:w="996" w:type="dxa"/>
            <w:tcBorders>
              <w:top w:val="single" w:sz="4" w:space="0" w:color="000000"/>
            </w:tcBorders>
          </w:tcPr>
          <w:p w14:paraId="3E44BDD3" w14:textId="77777777" w:rsidR="00124B88" w:rsidRDefault="00000000">
            <w:pPr>
              <w:widowControl w:val="0"/>
              <w:ind w:hanging="29"/>
            </w:pPr>
            <w:r>
              <w:rPr>
                <w:rFonts w:ascii="Times New Roman" w:eastAsia="Liberation Serif" w:hAnsi="Times New Roman" w:cs="Liberation Serif"/>
                <w:sz w:val="16"/>
                <w:szCs w:val="16"/>
              </w:rPr>
              <w:t>1.2 ± 0.2</w:t>
            </w:r>
          </w:p>
        </w:tc>
        <w:tc>
          <w:tcPr>
            <w:tcW w:w="966" w:type="dxa"/>
            <w:tcBorders>
              <w:top w:val="single" w:sz="4" w:space="0" w:color="000000"/>
            </w:tcBorders>
          </w:tcPr>
          <w:p w14:paraId="6E332B9B" w14:textId="77777777" w:rsidR="00124B88" w:rsidRDefault="00000000">
            <w:pPr>
              <w:widowControl w:val="0"/>
              <w:ind w:hanging="29"/>
            </w:pPr>
            <w:r>
              <w:rPr>
                <w:rFonts w:ascii="Times New Roman" w:eastAsia="Liberation Serif" w:hAnsi="Times New Roman" w:cs="Liberation Serif"/>
                <w:sz w:val="16"/>
                <w:szCs w:val="16"/>
              </w:rPr>
              <w:t>1.2 ± 0.2</w:t>
            </w:r>
          </w:p>
        </w:tc>
      </w:tr>
      <w:tr w:rsidR="00124B88" w14:paraId="0ED8FCC3" w14:textId="77777777">
        <w:tc>
          <w:tcPr>
            <w:tcW w:w="1114" w:type="dxa"/>
          </w:tcPr>
          <w:p w14:paraId="35D7B61E" w14:textId="77777777" w:rsidR="00124B88" w:rsidRDefault="00000000">
            <w:pPr>
              <w:widowControl w:val="0"/>
              <w:numPr>
                <w:ilvl w:val="0"/>
                <w:numId w:val="1"/>
              </w:numPr>
              <w:ind w:hanging="29"/>
            </w:pPr>
            <w:r>
              <w:rPr>
                <w:rFonts w:ascii="Times New Roman" w:hAnsi="Times New Roman"/>
                <w:sz w:val="24"/>
                <w:szCs w:val="24"/>
              </w:rPr>
              <w:t>R</w:t>
            </w:r>
            <w:r>
              <w:rPr>
                <w:rFonts w:ascii="Times New Roman" w:hAnsi="Times New Roman"/>
                <w:sz w:val="24"/>
                <w:szCs w:val="24"/>
                <w:vertAlign w:val="superscript"/>
              </w:rPr>
              <w:t>2</w:t>
            </w:r>
          </w:p>
        </w:tc>
        <w:tc>
          <w:tcPr>
            <w:tcW w:w="994" w:type="dxa"/>
          </w:tcPr>
          <w:p w14:paraId="2F727E4E" w14:textId="77777777" w:rsidR="00124B88" w:rsidRDefault="00000000">
            <w:pPr>
              <w:widowControl w:val="0"/>
              <w:ind w:hanging="29"/>
            </w:pPr>
            <w:r>
              <w:rPr>
                <w:rFonts w:ascii="Times New Roman" w:eastAsia="Liberation Serif" w:hAnsi="Times New Roman" w:cs="Liberation Serif"/>
                <w:sz w:val="16"/>
                <w:szCs w:val="16"/>
              </w:rPr>
              <w:t>0.6 ± 0.1</w:t>
            </w:r>
          </w:p>
        </w:tc>
        <w:tc>
          <w:tcPr>
            <w:tcW w:w="968" w:type="dxa"/>
          </w:tcPr>
          <w:p w14:paraId="56645545" w14:textId="77777777" w:rsidR="00124B88" w:rsidRDefault="00000000">
            <w:pPr>
              <w:widowControl w:val="0"/>
              <w:ind w:hanging="29"/>
            </w:pPr>
            <w:r>
              <w:rPr>
                <w:rFonts w:ascii="Times New Roman" w:eastAsia="Liberation Serif" w:hAnsi="Times New Roman" w:cs="Liberation Serif"/>
                <w:sz w:val="16"/>
                <w:szCs w:val="16"/>
              </w:rPr>
              <w:t>0.6 ± 0.1</w:t>
            </w:r>
          </w:p>
        </w:tc>
        <w:tc>
          <w:tcPr>
            <w:tcW w:w="996" w:type="dxa"/>
          </w:tcPr>
          <w:p w14:paraId="62281739" w14:textId="77777777" w:rsidR="00124B88" w:rsidRDefault="00000000">
            <w:pPr>
              <w:widowControl w:val="0"/>
              <w:ind w:hanging="29"/>
            </w:pPr>
            <w:r>
              <w:rPr>
                <w:rFonts w:ascii="Times New Roman" w:eastAsia="Liberation Serif" w:hAnsi="Times New Roman" w:cs="Liberation Serif"/>
                <w:sz w:val="16"/>
                <w:szCs w:val="16"/>
              </w:rPr>
              <w:t>0.76 ± 0.08</w:t>
            </w:r>
          </w:p>
        </w:tc>
        <w:tc>
          <w:tcPr>
            <w:tcW w:w="966" w:type="dxa"/>
          </w:tcPr>
          <w:p w14:paraId="370FD9C6" w14:textId="77777777" w:rsidR="00124B88" w:rsidRDefault="00000000">
            <w:pPr>
              <w:widowControl w:val="0"/>
              <w:ind w:hanging="29"/>
            </w:pPr>
            <w:r>
              <w:rPr>
                <w:rFonts w:ascii="Times New Roman" w:eastAsia="Liberation Serif" w:hAnsi="Times New Roman" w:cs="Liberation Serif"/>
                <w:sz w:val="16"/>
                <w:szCs w:val="16"/>
              </w:rPr>
              <w:t>0.76 ± 0.08</w:t>
            </w:r>
          </w:p>
        </w:tc>
        <w:tc>
          <w:tcPr>
            <w:tcW w:w="996" w:type="dxa"/>
          </w:tcPr>
          <w:p w14:paraId="76224244" w14:textId="77777777" w:rsidR="00124B88" w:rsidRDefault="00000000">
            <w:pPr>
              <w:widowControl w:val="0"/>
              <w:ind w:hanging="29"/>
            </w:pPr>
            <w:r>
              <w:rPr>
                <w:rFonts w:ascii="Times New Roman" w:eastAsia="Liberation Serif" w:hAnsi="Times New Roman" w:cs="Liberation Serif"/>
                <w:sz w:val="16"/>
                <w:szCs w:val="16"/>
              </w:rPr>
              <w:t>0.46 ± 0.08</w:t>
            </w:r>
          </w:p>
        </w:tc>
        <w:tc>
          <w:tcPr>
            <w:tcW w:w="966" w:type="dxa"/>
          </w:tcPr>
          <w:p w14:paraId="1B551388" w14:textId="77777777" w:rsidR="00124B88" w:rsidRDefault="00000000">
            <w:pPr>
              <w:widowControl w:val="0"/>
              <w:ind w:hanging="29"/>
            </w:pPr>
            <w:r>
              <w:rPr>
                <w:rFonts w:ascii="Times New Roman" w:eastAsia="Liberation Serif" w:hAnsi="Times New Roman" w:cs="Liberation Serif"/>
                <w:sz w:val="16"/>
                <w:szCs w:val="16"/>
              </w:rPr>
              <w:t>0.76 ± 0.08</w:t>
            </w:r>
          </w:p>
        </w:tc>
        <w:tc>
          <w:tcPr>
            <w:tcW w:w="996" w:type="dxa"/>
          </w:tcPr>
          <w:p w14:paraId="29DB0061" w14:textId="77777777" w:rsidR="00124B88" w:rsidRDefault="00000000">
            <w:pPr>
              <w:widowControl w:val="0"/>
              <w:ind w:hanging="29"/>
            </w:pPr>
            <w:r>
              <w:rPr>
                <w:rFonts w:ascii="Times New Roman" w:eastAsia="Liberation Serif" w:hAnsi="Times New Roman" w:cs="Liberation Serif"/>
                <w:sz w:val="16"/>
                <w:szCs w:val="16"/>
              </w:rPr>
              <w:t>0.75 ± 0.09</w:t>
            </w:r>
          </w:p>
        </w:tc>
        <w:tc>
          <w:tcPr>
            <w:tcW w:w="966" w:type="dxa"/>
          </w:tcPr>
          <w:p w14:paraId="51AA5703" w14:textId="77777777" w:rsidR="00124B88" w:rsidRDefault="00000000">
            <w:pPr>
              <w:widowControl w:val="0"/>
              <w:ind w:hanging="29"/>
            </w:pPr>
            <w:r>
              <w:rPr>
                <w:rFonts w:ascii="Times New Roman" w:eastAsia="Liberation Serif" w:hAnsi="Times New Roman" w:cs="Liberation Serif"/>
                <w:sz w:val="16"/>
                <w:szCs w:val="16"/>
              </w:rPr>
              <w:t>0.76 ± 0.09</w:t>
            </w:r>
          </w:p>
        </w:tc>
      </w:tr>
      <w:tr w:rsidR="00124B88" w14:paraId="0FDB1771" w14:textId="77777777">
        <w:tc>
          <w:tcPr>
            <w:tcW w:w="1114" w:type="dxa"/>
          </w:tcPr>
          <w:p w14:paraId="3565832E" w14:textId="77777777" w:rsidR="00124B88" w:rsidRDefault="00000000">
            <w:pPr>
              <w:widowControl w:val="0"/>
              <w:numPr>
                <w:ilvl w:val="0"/>
                <w:numId w:val="1"/>
              </w:numPr>
              <w:ind w:hanging="29"/>
            </w:pPr>
            <w:r>
              <w:rPr>
                <w:rFonts w:ascii="Times New Roman" w:hAnsi="Times New Roman"/>
                <w:sz w:val="24"/>
                <w:szCs w:val="24"/>
              </w:rPr>
              <w:t>RMSE</w:t>
            </w:r>
          </w:p>
        </w:tc>
        <w:tc>
          <w:tcPr>
            <w:tcW w:w="994" w:type="dxa"/>
          </w:tcPr>
          <w:p w14:paraId="12665A59" w14:textId="77777777" w:rsidR="00124B88" w:rsidRDefault="00000000">
            <w:pPr>
              <w:widowControl w:val="0"/>
              <w:ind w:hanging="29"/>
            </w:pPr>
            <w:r>
              <w:rPr>
                <w:rFonts w:ascii="Times New Roman" w:eastAsia="Liberation Serif" w:hAnsi="Times New Roman" w:cs="Liberation Serif"/>
                <w:sz w:val="16"/>
                <w:szCs w:val="16"/>
              </w:rPr>
              <w:t>0.12 ± 0.03</w:t>
            </w:r>
          </w:p>
        </w:tc>
        <w:tc>
          <w:tcPr>
            <w:tcW w:w="968" w:type="dxa"/>
          </w:tcPr>
          <w:p w14:paraId="7BA4CB9D" w14:textId="77777777" w:rsidR="00124B88" w:rsidRDefault="00000000">
            <w:pPr>
              <w:widowControl w:val="0"/>
              <w:ind w:hanging="29"/>
            </w:pPr>
            <w:r>
              <w:rPr>
                <w:rFonts w:ascii="Times New Roman" w:eastAsia="Liberation Serif" w:hAnsi="Times New Roman" w:cs="Liberation Serif"/>
                <w:sz w:val="16"/>
                <w:szCs w:val="16"/>
              </w:rPr>
              <w:t>0.12 ± 0.02</w:t>
            </w:r>
          </w:p>
        </w:tc>
        <w:tc>
          <w:tcPr>
            <w:tcW w:w="996" w:type="dxa"/>
          </w:tcPr>
          <w:p w14:paraId="7C244A94" w14:textId="77777777" w:rsidR="00124B88" w:rsidRDefault="00000000">
            <w:pPr>
              <w:widowControl w:val="0"/>
              <w:ind w:hanging="29"/>
            </w:pPr>
            <w:r>
              <w:rPr>
                <w:rFonts w:ascii="Times New Roman" w:eastAsia="Liberation Serif" w:hAnsi="Times New Roman" w:cs="Liberation Serif"/>
                <w:sz w:val="16"/>
                <w:szCs w:val="16"/>
              </w:rPr>
              <w:t>0.10 ± 0.02</w:t>
            </w:r>
          </w:p>
        </w:tc>
        <w:tc>
          <w:tcPr>
            <w:tcW w:w="966" w:type="dxa"/>
          </w:tcPr>
          <w:p w14:paraId="174E1C69" w14:textId="77777777" w:rsidR="00124B88" w:rsidRDefault="00000000">
            <w:pPr>
              <w:widowControl w:val="0"/>
              <w:ind w:hanging="29"/>
            </w:pPr>
            <w:r>
              <w:rPr>
                <w:rFonts w:ascii="Times New Roman" w:eastAsia="Liberation Serif" w:hAnsi="Times New Roman" w:cs="Liberation Serif"/>
                <w:sz w:val="16"/>
                <w:szCs w:val="16"/>
              </w:rPr>
              <w:t>0.10 ± 0.02</w:t>
            </w:r>
          </w:p>
        </w:tc>
        <w:tc>
          <w:tcPr>
            <w:tcW w:w="996" w:type="dxa"/>
          </w:tcPr>
          <w:p w14:paraId="2AA49960" w14:textId="77777777" w:rsidR="00124B88" w:rsidRDefault="00000000">
            <w:pPr>
              <w:widowControl w:val="0"/>
              <w:ind w:hanging="29"/>
            </w:pPr>
            <w:r>
              <w:rPr>
                <w:rFonts w:ascii="Times New Roman" w:eastAsia="Liberation Serif" w:hAnsi="Times New Roman" w:cs="Liberation Serif"/>
                <w:sz w:val="16"/>
                <w:szCs w:val="16"/>
              </w:rPr>
              <w:t>0.15 ± 0.02</w:t>
            </w:r>
          </w:p>
        </w:tc>
        <w:tc>
          <w:tcPr>
            <w:tcW w:w="966" w:type="dxa"/>
          </w:tcPr>
          <w:p w14:paraId="079CB851" w14:textId="77777777" w:rsidR="00124B88" w:rsidRDefault="00000000">
            <w:pPr>
              <w:widowControl w:val="0"/>
              <w:ind w:hanging="29"/>
            </w:pPr>
            <w:r>
              <w:rPr>
                <w:rFonts w:ascii="Times New Roman" w:eastAsia="Liberation Serif" w:hAnsi="Times New Roman" w:cs="Liberation Serif"/>
                <w:sz w:val="16"/>
                <w:szCs w:val="16"/>
              </w:rPr>
              <w:t>0.10 ± 0.02</w:t>
            </w:r>
          </w:p>
        </w:tc>
        <w:tc>
          <w:tcPr>
            <w:tcW w:w="996" w:type="dxa"/>
          </w:tcPr>
          <w:p w14:paraId="2257B6FF" w14:textId="77777777" w:rsidR="00124B88" w:rsidRDefault="00000000">
            <w:pPr>
              <w:widowControl w:val="0"/>
              <w:ind w:hanging="29"/>
            </w:pPr>
            <w:r>
              <w:rPr>
                <w:rFonts w:ascii="Times New Roman" w:eastAsia="Liberation Serif" w:hAnsi="Times New Roman" w:cs="Liberation Serif"/>
                <w:sz w:val="16"/>
                <w:szCs w:val="16"/>
              </w:rPr>
              <w:t>0.10 ± 0.02</w:t>
            </w:r>
          </w:p>
        </w:tc>
        <w:tc>
          <w:tcPr>
            <w:tcW w:w="966" w:type="dxa"/>
          </w:tcPr>
          <w:p w14:paraId="1A1417A0" w14:textId="77777777" w:rsidR="00124B88" w:rsidRDefault="00000000">
            <w:pPr>
              <w:widowControl w:val="0"/>
              <w:ind w:hanging="29"/>
            </w:pPr>
            <w:r>
              <w:rPr>
                <w:rFonts w:ascii="Times New Roman" w:eastAsia="Liberation Serif" w:hAnsi="Times New Roman" w:cs="Liberation Serif"/>
                <w:sz w:val="16"/>
                <w:szCs w:val="16"/>
              </w:rPr>
              <w:t>0.10 ± 0.02</w:t>
            </w:r>
          </w:p>
        </w:tc>
      </w:tr>
      <w:tr w:rsidR="00124B88" w14:paraId="49CAD737" w14:textId="77777777">
        <w:tc>
          <w:tcPr>
            <w:tcW w:w="1114" w:type="dxa"/>
            <w:tcBorders>
              <w:bottom w:val="single" w:sz="4" w:space="0" w:color="000000"/>
            </w:tcBorders>
          </w:tcPr>
          <w:p w14:paraId="631EF402" w14:textId="77777777" w:rsidR="00124B88" w:rsidRDefault="00000000">
            <w:pPr>
              <w:widowControl w:val="0"/>
              <w:numPr>
                <w:ilvl w:val="0"/>
                <w:numId w:val="1"/>
              </w:numPr>
              <w:ind w:hanging="29"/>
            </w:pPr>
            <w:r>
              <w:rPr>
                <w:rFonts w:ascii="Times New Roman" w:hAnsi="Times New Roman"/>
                <w:sz w:val="24"/>
                <w:szCs w:val="24"/>
              </w:rPr>
              <w:t>RRMSE</w:t>
            </w:r>
          </w:p>
        </w:tc>
        <w:tc>
          <w:tcPr>
            <w:tcW w:w="994" w:type="dxa"/>
            <w:tcBorders>
              <w:bottom w:val="single" w:sz="4" w:space="0" w:color="000000"/>
            </w:tcBorders>
          </w:tcPr>
          <w:p w14:paraId="3583E624" w14:textId="77777777" w:rsidR="00124B88" w:rsidRDefault="00000000">
            <w:pPr>
              <w:widowControl w:val="0"/>
              <w:ind w:hanging="29"/>
            </w:pPr>
            <w:r>
              <w:rPr>
                <w:rFonts w:ascii="Times New Roman" w:eastAsia="Liberation Serif" w:hAnsi="Times New Roman" w:cs="Liberation Serif"/>
                <w:sz w:val="16"/>
                <w:szCs w:val="16"/>
              </w:rPr>
              <w:t>0.6 ± 0.1</w:t>
            </w:r>
          </w:p>
        </w:tc>
        <w:tc>
          <w:tcPr>
            <w:tcW w:w="968" w:type="dxa"/>
            <w:tcBorders>
              <w:bottom w:val="single" w:sz="4" w:space="0" w:color="000000"/>
            </w:tcBorders>
          </w:tcPr>
          <w:p w14:paraId="2020BEC2" w14:textId="77777777" w:rsidR="00124B88" w:rsidRDefault="00000000">
            <w:pPr>
              <w:widowControl w:val="0"/>
              <w:ind w:hanging="29"/>
            </w:pPr>
            <w:r>
              <w:rPr>
                <w:rFonts w:ascii="Times New Roman" w:eastAsia="Liberation Serif" w:hAnsi="Times New Roman" w:cs="Liberation Serif"/>
                <w:sz w:val="16"/>
                <w:szCs w:val="16"/>
              </w:rPr>
              <w:t>0.6 ± 0.1</w:t>
            </w:r>
          </w:p>
        </w:tc>
        <w:tc>
          <w:tcPr>
            <w:tcW w:w="996" w:type="dxa"/>
            <w:tcBorders>
              <w:bottom w:val="single" w:sz="4" w:space="0" w:color="000000"/>
            </w:tcBorders>
          </w:tcPr>
          <w:p w14:paraId="2342DD7D" w14:textId="77777777" w:rsidR="00124B88" w:rsidRDefault="00000000">
            <w:pPr>
              <w:widowControl w:val="0"/>
              <w:ind w:hanging="29"/>
            </w:pPr>
            <w:r>
              <w:rPr>
                <w:rFonts w:ascii="Times New Roman" w:eastAsia="Liberation Serif" w:hAnsi="Times New Roman" w:cs="Liberation Serif"/>
                <w:sz w:val="16"/>
                <w:szCs w:val="16"/>
              </w:rPr>
              <w:t>0.49 ± 0.08</w:t>
            </w:r>
          </w:p>
        </w:tc>
        <w:tc>
          <w:tcPr>
            <w:tcW w:w="966" w:type="dxa"/>
            <w:tcBorders>
              <w:bottom w:val="single" w:sz="4" w:space="0" w:color="000000"/>
            </w:tcBorders>
          </w:tcPr>
          <w:p w14:paraId="5737C30D" w14:textId="77777777" w:rsidR="00124B88" w:rsidRDefault="00000000">
            <w:pPr>
              <w:widowControl w:val="0"/>
              <w:ind w:hanging="29"/>
            </w:pPr>
            <w:r>
              <w:rPr>
                <w:rFonts w:ascii="Times New Roman" w:eastAsia="Liberation Serif" w:hAnsi="Times New Roman" w:cs="Liberation Serif"/>
                <w:sz w:val="16"/>
                <w:szCs w:val="16"/>
              </w:rPr>
              <w:t>0.49 ± 0.09</w:t>
            </w:r>
          </w:p>
        </w:tc>
        <w:tc>
          <w:tcPr>
            <w:tcW w:w="996" w:type="dxa"/>
            <w:tcBorders>
              <w:bottom w:val="single" w:sz="4" w:space="0" w:color="000000"/>
            </w:tcBorders>
          </w:tcPr>
          <w:p w14:paraId="11429DDF" w14:textId="77777777" w:rsidR="00124B88" w:rsidRDefault="00000000">
            <w:pPr>
              <w:widowControl w:val="0"/>
              <w:ind w:hanging="29"/>
            </w:pPr>
            <w:r>
              <w:rPr>
                <w:rFonts w:ascii="Times New Roman" w:eastAsia="Liberation Serif" w:hAnsi="Times New Roman" w:cs="Liberation Serif"/>
                <w:sz w:val="16"/>
                <w:szCs w:val="16"/>
              </w:rPr>
              <w:t>0.78 ± 0.06</w:t>
            </w:r>
          </w:p>
        </w:tc>
        <w:tc>
          <w:tcPr>
            <w:tcW w:w="966" w:type="dxa"/>
            <w:tcBorders>
              <w:bottom w:val="single" w:sz="4" w:space="0" w:color="000000"/>
            </w:tcBorders>
          </w:tcPr>
          <w:p w14:paraId="43AF26D0" w14:textId="77777777" w:rsidR="00124B88" w:rsidRDefault="00000000">
            <w:pPr>
              <w:widowControl w:val="0"/>
              <w:ind w:hanging="29"/>
            </w:pPr>
            <w:r>
              <w:rPr>
                <w:rFonts w:ascii="Times New Roman" w:eastAsia="Liberation Serif" w:hAnsi="Times New Roman" w:cs="Liberation Serif"/>
                <w:sz w:val="16"/>
                <w:szCs w:val="16"/>
              </w:rPr>
              <w:t>0.50 ± 0.09</w:t>
            </w:r>
          </w:p>
        </w:tc>
        <w:tc>
          <w:tcPr>
            <w:tcW w:w="996" w:type="dxa"/>
            <w:tcBorders>
              <w:bottom w:val="single" w:sz="4" w:space="0" w:color="000000"/>
            </w:tcBorders>
          </w:tcPr>
          <w:p w14:paraId="3170D93F" w14:textId="77777777" w:rsidR="00124B88" w:rsidRDefault="00000000">
            <w:pPr>
              <w:widowControl w:val="0"/>
              <w:ind w:hanging="29"/>
            </w:pPr>
            <w:r>
              <w:rPr>
                <w:rFonts w:ascii="Times New Roman" w:eastAsia="Liberation Serif" w:hAnsi="Times New Roman" w:cs="Liberation Serif"/>
                <w:sz w:val="16"/>
                <w:szCs w:val="16"/>
              </w:rPr>
              <w:t>0.50 ± 0.09</w:t>
            </w:r>
          </w:p>
        </w:tc>
        <w:tc>
          <w:tcPr>
            <w:tcW w:w="966" w:type="dxa"/>
            <w:tcBorders>
              <w:bottom w:val="single" w:sz="4" w:space="0" w:color="000000"/>
            </w:tcBorders>
          </w:tcPr>
          <w:p w14:paraId="514B1E00" w14:textId="77777777" w:rsidR="00124B88" w:rsidRDefault="00000000">
            <w:pPr>
              <w:widowControl w:val="0"/>
              <w:ind w:hanging="29"/>
            </w:pPr>
            <w:r>
              <w:rPr>
                <w:rFonts w:ascii="Times New Roman" w:eastAsia="Liberation Serif" w:hAnsi="Times New Roman" w:cs="Liberation Serif"/>
                <w:sz w:val="16"/>
                <w:szCs w:val="16"/>
              </w:rPr>
              <w:t>0.49 ± 0.08</w:t>
            </w:r>
          </w:p>
        </w:tc>
      </w:tr>
    </w:tbl>
    <w:p w14:paraId="05AF446E" w14:textId="77777777" w:rsidR="00124B88" w:rsidRDefault="00124B88">
      <w:pPr>
        <w:numPr>
          <w:ilvl w:val="0"/>
          <w:numId w:val="1"/>
        </w:numPr>
        <w:spacing w:line="240" w:lineRule="auto"/>
      </w:pPr>
    </w:p>
    <w:p w14:paraId="2FE0F592" w14:textId="77777777" w:rsidR="00124B88" w:rsidRDefault="00000000">
      <w:pPr>
        <w:spacing w:line="240" w:lineRule="auto"/>
        <w:jc w:val="both"/>
      </w:pPr>
      <w:r>
        <w:rPr>
          <w:b/>
        </w:rPr>
        <w:t>Table A.7</w:t>
      </w:r>
      <w:r>
        <w:t xml:space="preserve">: Experimental results for </w:t>
      </w:r>
      <w:proofErr w:type="spellStart"/>
      <w:r>
        <w:rPr>
          <w:i/>
        </w:rPr>
        <w:t>n</w:t>
      </w:r>
      <w:r>
        <w:rPr>
          <w:vertAlign w:val="subscript"/>
        </w:rPr>
        <w:t>D</w:t>
      </w:r>
      <w:proofErr w:type="spellEnd"/>
      <w:r>
        <w:t>.</w:t>
      </w:r>
    </w:p>
    <w:p w14:paraId="6439B210" w14:textId="77777777" w:rsidR="00124B88" w:rsidRDefault="00124B88">
      <w:pPr>
        <w:spacing w:line="240" w:lineRule="auto"/>
        <w:jc w:val="both"/>
      </w:pPr>
    </w:p>
    <w:tbl>
      <w:tblPr>
        <w:tblW w:w="8963" w:type="dxa"/>
        <w:tblInd w:w="165" w:type="dxa"/>
        <w:tblLayout w:type="fixed"/>
        <w:tblLook w:val="0400" w:firstRow="0" w:lastRow="0" w:firstColumn="0" w:lastColumn="0" w:noHBand="0" w:noVBand="1"/>
      </w:tblPr>
      <w:tblGrid>
        <w:gridCol w:w="1115"/>
        <w:gridCol w:w="994"/>
        <w:gridCol w:w="968"/>
        <w:gridCol w:w="996"/>
        <w:gridCol w:w="966"/>
        <w:gridCol w:w="996"/>
        <w:gridCol w:w="966"/>
        <w:gridCol w:w="996"/>
        <w:gridCol w:w="966"/>
      </w:tblGrid>
      <w:tr w:rsidR="00124B88" w14:paraId="4A63DCFC" w14:textId="77777777">
        <w:tc>
          <w:tcPr>
            <w:tcW w:w="1114" w:type="dxa"/>
            <w:vMerge w:val="restart"/>
            <w:tcBorders>
              <w:top w:val="single" w:sz="4" w:space="0" w:color="000000"/>
            </w:tcBorders>
            <w:vAlign w:val="center"/>
          </w:tcPr>
          <w:p w14:paraId="1470E95B" w14:textId="77777777" w:rsidR="00124B88" w:rsidRDefault="00000000">
            <w:pPr>
              <w:widowControl w:val="0"/>
              <w:numPr>
                <w:ilvl w:val="0"/>
                <w:numId w:val="1"/>
              </w:numPr>
              <w:ind w:hanging="29"/>
            </w:pPr>
            <w:r>
              <w:rPr>
                <w:rFonts w:ascii="Times New Roman" w:hAnsi="Times New Roman"/>
                <w:sz w:val="24"/>
                <w:szCs w:val="24"/>
              </w:rPr>
              <w:t>Metric</w:t>
            </w:r>
          </w:p>
        </w:tc>
        <w:tc>
          <w:tcPr>
            <w:tcW w:w="1962" w:type="dxa"/>
            <w:gridSpan w:val="2"/>
            <w:tcBorders>
              <w:top w:val="single" w:sz="4" w:space="0" w:color="000000"/>
              <w:bottom w:val="single" w:sz="4" w:space="0" w:color="000000"/>
            </w:tcBorders>
          </w:tcPr>
          <w:p w14:paraId="4AB4FDDB" w14:textId="77777777" w:rsidR="00124B88" w:rsidRDefault="00000000">
            <w:pPr>
              <w:widowControl w:val="0"/>
              <w:numPr>
                <w:ilvl w:val="0"/>
                <w:numId w:val="1"/>
              </w:numPr>
              <w:ind w:hanging="29"/>
              <w:jc w:val="center"/>
            </w:pPr>
            <w:r>
              <w:rPr>
                <w:rFonts w:ascii="Times New Roman" w:hAnsi="Times New Roman"/>
                <w:sz w:val="24"/>
                <w:szCs w:val="24"/>
              </w:rPr>
              <w:t>Cart</w:t>
            </w:r>
          </w:p>
        </w:tc>
        <w:tc>
          <w:tcPr>
            <w:tcW w:w="1962" w:type="dxa"/>
            <w:gridSpan w:val="2"/>
            <w:tcBorders>
              <w:top w:val="single" w:sz="4" w:space="0" w:color="000000"/>
              <w:bottom w:val="single" w:sz="4" w:space="0" w:color="000000"/>
            </w:tcBorders>
          </w:tcPr>
          <w:p w14:paraId="1C7BA46F" w14:textId="77777777" w:rsidR="00124B88" w:rsidRDefault="00000000">
            <w:pPr>
              <w:widowControl w:val="0"/>
              <w:numPr>
                <w:ilvl w:val="0"/>
                <w:numId w:val="1"/>
              </w:numPr>
              <w:ind w:hanging="29"/>
              <w:jc w:val="center"/>
            </w:pPr>
            <w:r>
              <w:rPr>
                <w:rFonts w:ascii="Times New Roman" w:hAnsi="Times New Roman"/>
                <w:sz w:val="24"/>
                <w:szCs w:val="24"/>
              </w:rPr>
              <w:t>k-NN</w:t>
            </w:r>
          </w:p>
        </w:tc>
        <w:tc>
          <w:tcPr>
            <w:tcW w:w="1962" w:type="dxa"/>
            <w:gridSpan w:val="2"/>
            <w:tcBorders>
              <w:top w:val="single" w:sz="4" w:space="0" w:color="000000"/>
              <w:bottom w:val="single" w:sz="4" w:space="0" w:color="000000"/>
            </w:tcBorders>
          </w:tcPr>
          <w:p w14:paraId="4E60030D" w14:textId="77777777" w:rsidR="00124B88" w:rsidRDefault="00000000">
            <w:pPr>
              <w:widowControl w:val="0"/>
              <w:numPr>
                <w:ilvl w:val="0"/>
                <w:numId w:val="1"/>
              </w:numPr>
              <w:ind w:hanging="29"/>
              <w:jc w:val="center"/>
            </w:pPr>
            <w:r>
              <w:rPr>
                <w:rFonts w:ascii="Times New Roman" w:hAnsi="Times New Roman"/>
                <w:sz w:val="24"/>
                <w:szCs w:val="24"/>
              </w:rPr>
              <w:t>MLP</w:t>
            </w:r>
          </w:p>
        </w:tc>
        <w:tc>
          <w:tcPr>
            <w:tcW w:w="1962" w:type="dxa"/>
            <w:gridSpan w:val="2"/>
            <w:tcBorders>
              <w:top w:val="single" w:sz="4" w:space="0" w:color="000000"/>
              <w:bottom w:val="single" w:sz="4" w:space="0" w:color="000000"/>
            </w:tcBorders>
          </w:tcPr>
          <w:p w14:paraId="5461E390" w14:textId="77777777" w:rsidR="00124B88" w:rsidRDefault="00000000">
            <w:pPr>
              <w:widowControl w:val="0"/>
              <w:numPr>
                <w:ilvl w:val="0"/>
                <w:numId w:val="1"/>
              </w:numPr>
              <w:ind w:hanging="29"/>
              <w:jc w:val="center"/>
            </w:pPr>
            <w:r>
              <w:rPr>
                <w:rFonts w:ascii="Times New Roman" w:hAnsi="Times New Roman"/>
                <w:sz w:val="24"/>
                <w:szCs w:val="24"/>
              </w:rPr>
              <w:t>RF</w:t>
            </w:r>
          </w:p>
        </w:tc>
      </w:tr>
      <w:tr w:rsidR="00124B88" w14:paraId="716B6729" w14:textId="77777777">
        <w:tc>
          <w:tcPr>
            <w:tcW w:w="1114" w:type="dxa"/>
            <w:vMerge/>
            <w:tcBorders>
              <w:top w:val="single" w:sz="4" w:space="0" w:color="000000"/>
            </w:tcBorders>
            <w:vAlign w:val="center"/>
          </w:tcPr>
          <w:p w14:paraId="742188EF" w14:textId="77777777" w:rsidR="00124B88" w:rsidRDefault="00124B88">
            <w:pPr>
              <w:widowControl w:val="0"/>
              <w:ind w:hanging="29"/>
              <w:rPr>
                <w:rFonts w:ascii="Times New Roman" w:hAnsi="Times New Roman"/>
              </w:rPr>
            </w:pPr>
          </w:p>
        </w:tc>
        <w:tc>
          <w:tcPr>
            <w:tcW w:w="994" w:type="dxa"/>
          </w:tcPr>
          <w:p w14:paraId="458F2D6A" w14:textId="77777777" w:rsidR="00124B88" w:rsidRDefault="00000000">
            <w:pPr>
              <w:widowControl w:val="0"/>
              <w:numPr>
                <w:ilvl w:val="0"/>
                <w:numId w:val="1"/>
              </w:numPr>
              <w:ind w:hanging="29"/>
              <w:jc w:val="right"/>
            </w:pPr>
            <w:r>
              <w:rPr>
                <w:rFonts w:ascii="Times New Roman" w:hAnsi="Times New Roman"/>
                <w:sz w:val="24"/>
                <w:szCs w:val="24"/>
              </w:rPr>
              <w:t>Default</w:t>
            </w:r>
          </w:p>
        </w:tc>
        <w:tc>
          <w:tcPr>
            <w:tcW w:w="968" w:type="dxa"/>
          </w:tcPr>
          <w:p w14:paraId="20CE0743" w14:textId="77777777" w:rsidR="00124B88" w:rsidRDefault="00000000">
            <w:pPr>
              <w:widowControl w:val="0"/>
              <w:numPr>
                <w:ilvl w:val="0"/>
                <w:numId w:val="1"/>
              </w:numPr>
              <w:ind w:hanging="29"/>
              <w:jc w:val="right"/>
            </w:pPr>
            <w:r>
              <w:rPr>
                <w:rFonts w:ascii="Times New Roman" w:hAnsi="Times New Roman"/>
                <w:sz w:val="24"/>
                <w:szCs w:val="24"/>
              </w:rPr>
              <w:t>Tuning</w:t>
            </w:r>
          </w:p>
        </w:tc>
        <w:tc>
          <w:tcPr>
            <w:tcW w:w="996" w:type="dxa"/>
          </w:tcPr>
          <w:p w14:paraId="1AF96152" w14:textId="77777777" w:rsidR="00124B88" w:rsidRDefault="00000000">
            <w:pPr>
              <w:widowControl w:val="0"/>
              <w:numPr>
                <w:ilvl w:val="0"/>
                <w:numId w:val="1"/>
              </w:numPr>
              <w:ind w:hanging="29"/>
              <w:jc w:val="right"/>
            </w:pPr>
            <w:r>
              <w:rPr>
                <w:rFonts w:ascii="Times New Roman" w:hAnsi="Times New Roman"/>
                <w:sz w:val="24"/>
                <w:szCs w:val="24"/>
              </w:rPr>
              <w:t>Default</w:t>
            </w:r>
          </w:p>
        </w:tc>
        <w:tc>
          <w:tcPr>
            <w:tcW w:w="966" w:type="dxa"/>
          </w:tcPr>
          <w:p w14:paraId="6C17414E" w14:textId="77777777" w:rsidR="00124B88" w:rsidRDefault="00000000">
            <w:pPr>
              <w:widowControl w:val="0"/>
              <w:numPr>
                <w:ilvl w:val="0"/>
                <w:numId w:val="1"/>
              </w:numPr>
              <w:ind w:hanging="29"/>
              <w:jc w:val="right"/>
            </w:pPr>
            <w:r>
              <w:rPr>
                <w:rFonts w:ascii="Times New Roman" w:hAnsi="Times New Roman"/>
                <w:sz w:val="24"/>
                <w:szCs w:val="24"/>
              </w:rPr>
              <w:t>Tuning</w:t>
            </w:r>
          </w:p>
        </w:tc>
        <w:tc>
          <w:tcPr>
            <w:tcW w:w="996" w:type="dxa"/>
          </w:tcPr>
          <w:p w14:paraId="53314838" w14:textId="77777777" w:rsidR="00124B88" w:rsidRDefault="00000000">
            <w:pPr>
              <w:widowControl w:val="0"/>
              <w:numPr>
                <w:ilvl w:val="0"/>
                <w:numId w:val="1"/>
              </w:numPr>
              <w:ind w:hanging="29"/>
              <w:jc w:val="right"/>
            </w:pPr>
            <w:r>
              <w:rPr>
                <w:rFonts w:ascii="Times New Roman" w:hAnsi="Times New Roman"/>
                <w:sz w:val="24"/>
                <w:szCs w:val="24"/>
              </w:rPr>
              <w:t>Default</w:t>
            </w:r>
          </w:p>
        </w:tc>
        <w:tc>
          <w:tcPr>
            <w:tcW w:w="966" w:type="dxa"/>
          </w:tcPr>
          <w:p w14:paraId="24AC61FD" w14:textId="77777777" w:rsidR="00124B88" w:rsidRDefault="00000000">
            <w:pPr>
              <w:widowControl w:val="0"/>
              <w:numPr>
                <w:ilvl w:val="0"/>
                <w:numId w:val="1"/>
              </w:numPr>
              <w:ind w:hanging="29"/>
              <w:jc w:val="right"/>
            </w:pPr>
            <w:r>
              <w:rPr>
                <w:rFonts w:ascii="Times New Roman" w:hAnsi="Times New Roman"/>
                <w:sz w:val="24"/>
                <w:szCs w:val="24"/>
              </w:rPr>
              <w:t>Tuning</w:t>
            </w:r>
          </w:p>
        </w:tc>
        <w:tc>
          <w:tcPr>
            <w:tcW w:w="996" w:type="dxa"/>
          </w:tcPr>
          <w:p w14:paraId="0437F1FE" w14:textId="77777777" w:rsidR="00124B88" w:rsidRDefault="00000000">
            <w:pPr>
              <w:widowControl w:val="0"/>
              <w:numPr>
                <w:ilvl w:val="0"/>
                <w:numId w:val="1"/>
              </w:numPr>
              <w:ind w:hanging="29"/>
              <w:jc w:val="right"/>
            </w:pPr>
            <w:r>
              <w:rPr>
                <w:rFonts w:ascii="Times New Roman" w:hAnsi="Times New Roman"/>
                <w:sz w:val="24"/>
                <w:szCs w:val="24"/>
              </w:rPr>
              <w:t>Default</w:t>
            </w:r>
          </w:p>
        </w:tc>
        <w:tc>
          <w:tcPr>
            <w:tcW w:w="966" w:type="dxa"/>
          </w:tcPr>
          <w:p w14:paraId="714B50E5" w14:textId="77777777" w:rsidR="00124B88" w:rsidRDefault="00000000">
            <w:pPr>
              <w:widowControl w:val="0"/>
              <w:numPr>
                <w:ilvl w:val="0"/>
                <w:numId w:val="1"/>
              </w:numPr>
              <w:ind w:hanging="29"/>
              <w:jc w:val="right"/>
            </w:pPr>
            <w:r>
              <w:rPr>
                <w:rFonts w:ascii="Times New Roman" w:hAnsi="Times New Roman"/>
                <w:sz w:val="24"/>
                <w:szCs w:val="24"/>
              </w:rPr>
              <w:t>Tuning</w:t>
            </w:r>
          </w:p>
        </w:tc>
      </w:tr>
      <w:tr w:rsidR="00124B88" w14:paraId="65C0D482" w14:textId="77777777">
        <w:tc>
          <w:tcPr>
            <w:tcW w:w="1114" w:type="dxa"/>
            <w:tcBorders>
              <w:top w:val="single" w:sz="4" w:space="0" w:color="000000"/>
            </w:tcBorders>
          </w:tcPr>
          <w:p w14:paraId="40618768" w14:textId="77777777" w:rsidR="00124B88" w:rsidRDefault="00000000">
            <w:pPr>
              <w:widowControl w:val="0"/>
              <w:numPr>
                <w:ilvl w:val="0"/>
                <w:numId w:val="1"/>
              </w:numPr>
              <w:ind w:hanging="29"/>
            </w:pPr>
            <w:r>
              <w:rPr>
                <w:rFonts w:ascii="Times New Roman" w:hAnsi="Times New Roman"/>
                <w:sz w:val="24"/>
                <w:szCs w:val="24"/>
              </w:rPr>
              <w:t>RD</w:t>
            </w:r>
          </w:p>
        </w:tc>
        <w:tc>
          <w:tcPr>
            <w:tcW w:w="994" w:type="dxa"/>
            <w:tcBorders>
              <w:top w:val="single" w:sz="4" w:space="0" w:color="000000"/>
            </w:tcBorders>
          </w:tcPr>
          <w:p w14:paraId="78946FD4" w14:textId="77777777" w:rsidR="00124B88" w:rsidRDefault="00000000">
            <w:pPr>
              <w:widowControl w:val="0"/>
              <w:spacing w:after="200"/>
              <w:ind w:hanging="29"/>
            </w:pPr>
            <w:r>
              <w:rPr>
                <w:rFonts w:ascii="Times New Roman" w:eastAsia="Liberation Serif" w:hAnsi="Times New Roman" w:cs="Liberation Serif"/>
                <w:sz w:val="16"/>
                <w:szCs w:val="16"/>
              </w:rPr>
              <w:t>4.57 ± 1</w:t>
            </w:r>
          </w:p>
        </w:tc>
        <w:tc>
          <w:tcPr>
            <w:tcW w:w="968" w:type="dxa"/>
            <w:tcBorders>
              <w:top w:val="single" w:sz="4" w:space="0" w:color="000000"/>
            </w:tcBorders>
          </w:tcPr>
          <w:p w14:paraId="71930A0E" w14:textId="77777777" w:rsidR="00124B88" w:rsidRDefault="00000000">
            <w:pPr>
              <w:widowControl w:val="0"/>
              <w:spacing w:after="200"/>
              <w:ind w:hanging="29"/>
            </w:pPr>
            <w:r>
              <w:rPr>
                <w:rFonts w:ascii="Times New Roman" w:eastAsia="Liberation Serif" w:hAnsi="Times New Roman" w:cs="Liberation Serif"/>
                <w:sz w:val="16"/>
                <w:szCs w:val="16"/>
              </w:rPr>
              <w:t>4.6 ± 1</w:t>
            </w:r>
          </w:p>
        </w:tc>
        <w:tc>
          <w:tcPr>
            <w:tcW w:w="996" w:type="dxa"/>
            <w:tcBorders>
              <w:top w:val="single" w:sz="4" w:space="0" w:color="000000"/>
            </w:tcBorders>
          </w:tcPr>
          <w:p w14:paraId="30F5A69C" w14:textId="77777777" w:rsidR="00124B88" w:rsidRDefault="00000000">
            <w:pPr>
              <w:widowControl w:val="0"/>
              <w:spacing w:after="200"/>
              <w:ind w:hanging="29"/>
            </w:pPr>
            <w:r>
              <w:rPr>
                <w:rFonts w:ascii="Times New Roman" w:eastAsia="Liberation Serif" w:hAnsi="Times New Roman" w:cs="Liberation Serif"/>
                <w:sz w:val="16"/>
                <w:szCs w:val="16"/>
              </w:rPr>
              <w:t>3.6 ± 0.8</w:t>
            </w:r>
          </w:p>
        </w:tc>
        <w:tc>
          <w:tcPr>
            <w:tcW w:w="966" w:type="dxa"/>
            <w:tcBorders>
              <w:top w:val="single" w:sz="4" w:space="0" w:color="000000"/>
            </w:tcBorders>
          </w:tcPr>
          <w:p w14:paraId="5B057B52" w14:textId="77777777" w:rsidR="00124B88" w:rsidRDefault="00000000">
            <w:pPr>
              <w:widowControl w:val="0"/>
              <w:spacing w:after="200"/>
              <w:ind w:hanging="29"/>
            </w:pPr>
            <w:r>
              <w:rPr>
                <w:rFonts w:ascii="Times New Roman" w:eastAsia="Liberation Serif" w:hAnsi="Times New Roman" w:cs="Liberation Serif"/>
                <w:sz w:val="16"/>
                <w:szCs w:val="16"/>
              </w:rPr>
              <w:t>3.3 ± 0.6</w:t>
            </w:r>
          </w:p>
        </w:tc>
        <w:tc>
          <w:tcPr>
            <w:tcW w:w="996" w:type="dxa"/>
            <w:tcBorders>
              <w:top w:val="single" w:sz="4" w:space="0" w:color="000000"/>
            </w:tcBorders>
          </w:tcPr>
          <w:p w14:paraId="7C58F205" w14:textId="77777777" w:rsidR="00124B88" w:rsidRDefault="00000000">
            <w:pPr>
              <w:widowControl w:val="0"/>
              <w:spacing w:after="200"/>
              <w:ind w:hanging="29"/>
            </w:pPr>
            <w:r>
              <w:rPr>
                <w:rFonts w:ascii="Times New Roman" w:eastAsia="Liberation Serif" w:hAnsi="Times New Roman" w:cs="Liberation Serif"/>
                <w:sz w:val="16"/>
                <w:szCs w:val="16"/>
              </w:rPr>
              <w:t>4.9 ± 0.8</w:t>
            </w:r>
          </w:p>
        </w:tc>
        <w:tc>
          <w:tcPr>
            <w:tcW w:w="966" w:type="dxa"/>
            <w:tcBorders>
              <w:top w:val="single" w:sz="4" w:space="0" w:color="000000"/>
            </w:tcBorders>
          </w:tcPr>
          <w:p w14:paraId="7B49A5F8" w14:textId="77777777" w:rsidR="00124B88" w:rsidRDefault="00000000">
            <w:pPr>
              <w:widowControl w:val="0"/>
              <w:spacing w:after="200"/>
              <w:ind w:hanging="29"/>
            </w:pPr>
            <w:r>
              <w:rPr>
                <w:rFonts w:ascii="Times New Roman" w:eastAsia="Liberation Serif" w:hAnsi="Times New Roman" w:cs="Liberation Serif"/>
                <w:sz w:val="16"/>
                <w:szCs w:val="16"/>
              </w:rPr>
              <w:t>3.5 ± 0.6</w:t>
            </w:r>
          </w:p>
        </w:tc>
        <w:tc>
          <w:tcPr>
            <w:tcW w:w="996" w:type="dxa"/>
            <w:tcBorders>
              <w:top w:val="single" w:sz="4" w:space="0" w:color="000000"/>
            </w:tcBorders>
          </w:tcPr>
          <w:p w14:paraId="53711A8C" w14:textId="77777777" w:rsidR="00124B88" w:rsidRDefault="00000000">
            <w:pPr>
              <w:widowControl w:val="0"/>
              <w:spacing w:after="200"/>
              <w:ind w:hanging="29"/>
            </w:pPr>
            <w:r>
              <w:rPr>
                <w:rFonts w:ascii="Times New Roman" w:eastAsia="Liberation Serif" w:hAnsi="Times New Roman" w:cs="Liberation Serif"/>
                <w:sz w:val="16"/>
                <w:szCs w:val="16"/>
              </w:rPr>
              <w:t>3.4 ± 0.6</w:t>
            </w:r>
          </w:p>
        </w:tc>
        <w:tc>
          <w:tcPr>
            <w:tcW w:w="966" w:type="dxa"/>
            <w:tcBorders>
              <w:top w:val="single" w:sz="4" w:space="0" w:color="000000"/>
            </w:tcBorders>
          </w:tcPr>
          <w:p w14:paraId="351445A7" w14:textId="77777777" w:rsidR="00124B88" w:rsidRDefault="00000000">
            <w:pPr>
              <w:widowControl w:val="0"/>
              <w:spacing w:after="200"/>
              <w:ind w:hanging="29"/>
            </w:pPr>
            <w:r>
              <w:rPr>
                <w:rFonts w:ascii="Times New Roman" w:eastAsia="Liberation Serif" w:hAnsi="Times New Roman" w:cs="Liberation Serif"/>
                <w:sz w:val="16"/>
                <w:szCs w:val="16"/>
              </w:rPr>
              <w:t>3.4 ± 0.7</w:t>
            </w:r>
          </w:p>
        </w:tc>
      </w:tr>
      <w:tr w:rsidR="00124B88" w14:paraId="5882595A" w14:textId="77777777">
        <w:tc>
          <w:tcPr>
            <w:tcW w:w="1114" w:type="dxa"/>
          </w:tcPr>
          <w:p w14:paraId="31A56BF3" w14:textId="77777777" w:rsidR="00124B88" w:rsidRDefault="00000000">
            <w:pPr>
              <w:widowControl w:val="0"/>
              <w:numPr>
                <w:ilvl w:val="0"/>
                <w:numId w:val="1"/>
              </w:numPr>
              <w:ind w:hanging="29"/>
            </w:pPr>
            <w:r>
              <w:rPr>
                <w:rFonts w:ascii="Times New Roman" w:hAnsi="Times New Roman"/>
                <w:sz w:val="24"/>
                <w:szCs w:val="24"/>
              </w:rPr>
              <w:t>R</w:t>
            </w:r>
            <w:r>
              <w:rPr>
                <w:rFonts w:ascii="Times New Roman" w:hAnsi="Times New Roman"/>
                <w:sz w:val="24"/>
                <w:szCs w:val="24"/>
                <w:vertAlign w:val="superscript"/>
              </w:rPr>
              <w:t>2</w:t>
            </w:r>
          </w:p>
        </w:tc>
        <w:tc>
          <w:tcPr>
            <w:tcW w:w="994" w:type="dxa"/>
          </w:tcPr>
          <w:p w14:paraId="322B1242" w14:textId="77777777" w:rsidR="00124B88" w:rsidRDefault="00000000">
            <w:pPr>
              <w:widowControl w:val="0"/>
              <w:spacing w:after="200"/>
              <w:ind w:hanging="29"/>
            </w:pPr>
            <w:r>
              <w:rPr>
                <w:rFonts w:ascii="Times New Roman" w:eastAsia="Liberation Serif" w:hAnsi="Times New Roman" w:cs="Liberation Serif"/>
                <w:sz w:val="16"/>
                <w:szCs w:val="16"/>
              </w:rPr>
              <w:t>0.7 ± 0.1</w:t>
            </w:r>
          </w:p>
        </w:tc>
        <w:tc>
          <w:tcPr>
            <w:tcW w:w="968" w:type="dxa"/>
          </w:tcPr>
          <w:p w14:paraId="396844AB" w14:textId="77777777" w:rsidR="00124B88" w:rsidRDefault="00000000">
            <w:pPr>
              <w:widowControl w:val="0"/>
              <w:spacing w:after="200"/>
              <w:ind w:hanging="29"/>
            </w:pPr>
            <w:r>
              <w:rPr>
                <w:rFonts w:ascii="Times New Roman" w:eastAsia="Liberation Serif" w:hAnsi="Times New Roman" w:cs="Liberation Serif"/>
                <w:sz w:val="16"/>
                <w:szCs w:val="16"/>
              </w:rPr>
              <w:t>0.8 ± 0.1</w:t>
            </w:r>
          </w:p>
        </w:tc>
        <w:tc>
          <w:tcPr>
            <w:tcW w:w="996" w:type="dxa"/>
          </w:tcPr>
          <w:p w14:paraId="701F3407" w14:textId="77777777" w:rsidR="00124B88" w:rsidRDefault="00000000">
            <w:pPr>
              <w:widowControl w:val="0"/>
              <w:spacing w:after="200"/>
              <w:ind w:hanging="29"/>
            </w:pPr>
            <w:r>
              <w:rPr>
                <w:rFonts w:ascii="Times New Roman" w:eastAsia="Liberation Serif" w:hAnsi="Times New Roman" w:cs="Liberation Serif"/>
                <w:sz w:val="16"/>
                <w:szCs w:val="16"/>
              </w:rPr>
              <w:t>0.86 ± 0.07</w:t>
            </w:r>
          </w:p>
        </w:tc>
        <w:tc>
          <w:tcPr>
            <w:tcW w:w="966" w:type="dxa"/>
          </w:tcPr>
          <w:p w14:paraId="781BDD8F" w14:textId="77777777" w:rsidR="00124B88" w:rsidRDefault="00000000">
            <w:pPr>
              <w:widowControl w:val="0"/>
              <w:spacing w:after="200"/>
              <w:ind w:hanging="29"/>
            </w:pPr>
            <w:r>
              <w:rPr>
                <w:rFonts w:ascii="Times New Roman" w:eastAsia="Liberation Serif" w:hAnsi="Times New Roman" w:cs="Liberation Serif"/>
                <w:sz w:val="16"/>
                <w:szCs w:val="16"/>
              </w:rPr>
              <w:t>0.87 ± 0.05</w:t>
            </w:r>
          </w:p>
        </w:tc>
        <w:tc>
          <w:tcPr>
            <w:tcW w:w="996" w:type="dxa"/>
          </w:tcPr>
          <w:p w14:paraId="600FC23D" w14:textId="77777777" w:rsidR="00124B88" w:rsidRDefault="00000000">
            <w:pPr>
              <w:widowControl w:val="0"/>
              <w:spacing w:after="200"/>
              <w:ind w:hanging="29"/>
            </w:pPr>
            <w:r>
              <w:rPr>
                <w:rFonts w:ascii="Times New Roman" w:eastAsia="Liberation Serif" w:hAnsi="Times New Roman" w:cs="Liberation Serif"/>
                <w:sz w:val="16"/>
                <w:szCs w:val="16"/>
              </w:rPr>
              <w:t>0.79 ± 0.08</w:t>
            </w:r>
          </w:p>
        </w:tc>
        <w:tc>
          <w:tcPr>
            <w:tcW w:w="966" w:type="dxa"/>
          </w:tcPr>
          <w:p w14:paraId="579B91C6" w14:textId="77777777" w:rsidR="00124B88" w:rsidRDefault="00000000">
            <w:pPr>
              <w:widowControl w:val="0"/>
              <w:spacing w:after="200"/>
              <w:ind w:hanging="29"/>
            </w:pPr>
            <w:r>
              <w:rPr>
                <w:rFonts w:ascii="Times New Roman" w:eastAsia="Liberation Serif" w:hAnsi="Times New Roman" w:cs="Liberation Serif"/>
                <w:sz w:val="16"/>
                <w:szCs w:val="16"/>
              </w:rPr>
              <w:t>0.87 ± 0.08</w:t>
            </w:r>
          </w:p>
        </w:tc>
        <w:tc>
          <w:tcPr>
            <w:tcW w:w="996" w:type="dxa"/>
          </w:tcPr>
          <w:p w14:paraId="06343D30" w14:textId="77777777" w:rsidR="00124B88" w:rsidRDefault="00000000">
            <w:pPr>
              <w:widowControl w:val="0"/>
              <w:spacing w:after="200"/>
              <w:ind w:hanging="29"/>
            </w:pPr>
            <w:r>
              <w:rPr>
                <w:rFonts w:ascii="Times New Roman" w:eastAsia="Liberation Serif" w:hAnsi="Times New Roman" w:cs="Liberation Serif"/>
                <w:sz w:val="16"/>
                <w:szCs w:val="16"/>
              </w:rPr>
              <w:t>0.86 ± 0.05</w:t>
            </w:r>
          </w:p>
        </w:tc>
        <w:tc>
          <w:tcPr>
            <w:tcW w:w="966" w:type="dxa"/>
          </w:tcPr>
          <w:p w14:paraId="1D1C0F44" w14:textId="77777777" w:rsidR="00124B88" w:rsidRDefault="00000000">
            <w:pPr>
              <w:widowControl w:val="0"/>
              <w:spacing w:after="200"/>
              <w:ind w:hanging="29"/>
            </w:pPr>
            <w:r>
              <w:rPr>
                <w:rFonts w:ascii="Times New Roman" w:eastAsia="Liberation Serif" w:hAnsi="Times New Roman" w:cs="Liberation Serif"/>
                <w:sz w:val="16"/>
                <w:szCs w:val="16"/>
              </w:rPr>
              <w:t>0.87 ± 0.06</w:t>
            </w:r>
          </w:p>
        </w:tc>
      </w:tr>
      <w:tr w:rsidR="00124B88" w14:paraId="740F8C09" w14:textId="77777777">
        <w:tc>
          <w:tcPr>
            <w:tcW w:w="1114" w:type="dxa"/>
          </w:tcPr>
          <w:p w14:paraId="1BAAADA3" w14:textId="77777777" w:rsidR="00124B88" w:rsidRDefault="00000000">
            <w:pPr>
              <w:widowControl w:val="0"/>
              <w:numPr>
                <w:ilvl w:val="0"/>
                <w:numId w:val="1"/>
              </w:numPr>
              <w:ind w:hanging="29"/>
            </w:pPr>
            <w:r>
              <w:rPr>
                <w:rFonts w:ascii="Times New Roman" w:hAnsi="Times New Roman"/>
                <w:sz w:val="24"/>
                <w:szCs w:val="24"/>
              </w:rPr>
              <w:t>RMSE</w:t>
            </w:r>
          </w:p>
        </w:tc>
        <w:tc>
          <w:tcPr>
            <w:tcW w:w="994" w:type="dxa"/>
          </w:tcPr>
          <w:p w14:paraId="7DD3F4D1" w14:textId="77777777" w:rsidR="00124B88" w:rsidRDefault="00000000">
            <w:pPr>
              <w:widowControl w:val="0"/>
              <w:spacing w:after="200"/>
              <w:ind w:hanging="29"/>
            </w:pPr>
            <w:r>
              <w:rPr>
                <w:rFonts w:ascii="Times New Roman" w:eastAsia="Liberation Serif" w:hAnsi="Times New Roman" w:cs="Liberation Serif"/>
                <w:sz w:val="16"/>
                <w:szCs w:val="16"/>
              </w:rPr>
              <w:t>0.22 ± 0.07</w:t>
            </w:r>
          </w:p>
        </w:tc>
        <w:tc>
          <w:tcPr>
            <w:tcW w:w="968" w:type="dxa"/>
          </w:tcPr>
          <w:p w14:paraId="4763F561" w14:textId="77777777" w:rsidR="00124B88" w:rsidRDefault="00000000">
            <w:pPr>
              <w:widowControl w:val="0"/>
              <w:spacing w:after="200"/>
              <w:ind w:hanging="29"/>
            </w:pPr>
            <w:r>
              <w:rPr>
                <w:rFonts w:ascii="Times New Roman" w:eastAsia="Liberation Serif" w:hAnsi="Times New Roman" w:cs="Liberation Serif"/>
                <w:sz w:val="16"/>
                <w:szCs w:val="16"/>
              </w:rPr>
              <w:t>0.20 ± 0.06</w:t>
            </w:r>
          </w:p>
        </w:tc>
        <w:tc>
          <w:tcPr>
            <w:tcW w:w="996" w:type="dxa"/>
          </w:tcPr>
          <w:p w14:paraId="60C96307" w14:textId="77777777" w:rsidR="00124B88" w:rsidRDefault="00000000">
            <w:pPr>
              <w:widowControl w:val="0"/>
              <w:spacing w:after="200"/>
              <w:ind w:hanging="29"/>
            </w:pPr>
            <w:r>
              <w:rPr>
                <w:rFonts w:ascii="Times New Roman" w:eastAsia="Liberation Serif" w:hAnsi="Times New Roman" w:cs="Liberation Serif"/>
                <w:sz w:val="16"/>
                <w:szCs w:val="16"/>
              </w:rPr>
              <w:t>0.15 ± 0.06</w:t>
            </w:r>
          </w:p>
        </w:tc>
        <w:tc>
          <w:tcPr>
            <w:tcW w:w="966" w:type="dxa"/>
          </w:tcPr>
          <w:p w14:paraId="28E8E6C0" w14:textId="77777777" w:rsidR="00124B88" w:rsidRDefault="00000000">
            <w:pPr>
              <w:widowControl w:val="0"/>
              <w:spacing w:after="200"/>
              <w:ind w:hanging="29"/>
            </w:pPr>
            <w:r>
              <w:rPr>
                <w:rFonts w:ascii="Times New Roman" w:eastAsia="Liberation Serif" w:hAnsi="Times New Roman" w:cs="Liberation Serif"/>
                <w:sz w:val="16"/>
                <w:szCs w:val="16"/>
              </w:rPr>
              <w:t>0.15 ± 0.05</w:t>
            </w:r>
          </w:p>
        </w:tc>
        <w:tc>
          <w:tcPr>
            <w:tcW w:w="996" w:type="dxa"/>
          </w:tcPr>
          <w:p w14:paraId="09E91A1C" w14:textId="77777777" w:rsidR="00124B88" w:rsidRDefault="00000000">
            <w:pPr>
              <w:widowControl w:val="0"/>
              <w:spacing w:after="200"/>
              <w:ind w:hanging="29"/>
            </w:pPr>
            <w:r>
              <w:rPr>
                <w:rFonts w:ascii="Times New Roman" w:eastAsia="Liberation Serif" w:hAnsi="Times New Roman" w:cs="Liberation Serif"/>
                <w:sz w:val="16"/>
                <w:szCs w:val="16"/>
              </w:rPr>
              <w:t>0.19 ± 0.06</w:t>
            </w:r>
          </w:p>
        </w:tc>
        <w:tc>
          <w:tcPr>
            <w:tcW w:w="966" w:type="dxa"/>
          </w:tcPr>
          <w:p w14:paraId="4E9B6D27" w14:textId="77777777" w:rsidR="00124B88" w:rsidRDefault="00000000">
            <w:pPr>
              <w:widowControl w:val="0"/>
              <w:spacing w:after="200"/>
              <w:ind w:hanging="29"/>
            </w:pPr>
            <w:r>
              <w:rPr>
                <w:rFonts w:ascii="Times New Roman" w:eastAsia="Liberation Serif" w:hAnsi="Times New Roman" w:cs="Liberation Serif"/>
                <w:sz w:val="16"/>
                <w:szCs w:val="16"/>
              </w:rPr>
              <w:t>0.15 ± 0.06</w:t>
            </w:r>
          </w:p>
        </w:tc>
        <w:tc>
          <w:tcPr>
            <w:tcW w:w="996" w:type="dxa"/>
          </w:tcPr>
          <w:p w14:paraId="3BB747DC" w14:textId="77777777" w:rsidR="00124B88" w:rsidRDefault="00000000">
            <w:pPr>
              <w:widowControl w:val="0"/>
              <w:spacing w:after="200"/>
              <w:ind w:hanging="29"/>
            </w:pPr>
            <w:r>
              <w:rPr>
                <w:rFonts w:ascii="Times New Roman" w:eastAsia="Liberation Serif" w:hAnsi="Times New Roman" w:cs="Liberation Serif"/>
                <w:sz w:val="16"/>
                <w:szCs w:val="16"/>
              </w:rPr>
              <w:t>0.16 ± 0.05</w:t>
            </w:r>
          </w:p>
        </w:tc>
        <w:tc>
          <w:tcPr>
            <w:tcW w:w="966" w:type="dxa"/>
          </w:tcPr>
          <w:p w14:paraId="014CA2D6" w14:textId="77777777" w:rsidR="00124B88" w:rsidRDefault="00000000">
            <w:pPr>
              <w:widowControl w:val="0"/>
              <w:spacing w:after="200"/>
              <w:ind w:hanging="29"/>
            </w:pPr>
            <w:r>
              <w:rPr>
                <w:rFonts w:ascii="Times New Roman" w:eastAsia="Liberation Serif" w:hAnsi="Times New Roman" w:cs="Liberation Serif"/>
                <w:sz w:val="16"/>
                <w:szCs w:val="16"/>
              </w:rPr>
              <w:t>0.15 ± 0.05</w:t>
            </w:r>
          </w:p>
        </w:tc>
      </w:tr>
      <w:tr w:rsidR="00124B88" w14:paraId="2D83CFE2" w14:textId="77777777">
        <w:tc>
          <w:tcPr>
            <w:tcW w:w="1114" w:type="dxa"/>
            <w:tcBorders>
              <w:bottom w:val="single" w:sz="4" w:space="0" w:color="000000"/>
            </w:tcBorders>
          </w:tcPr>
          <w:p w14:paraId="137C1A21" w14:textId="77777777" w:rsidR="00124B88" w:rsidRDefault="00000000">
            <w:pPr>
              <w:widowControl w:val="0"/>
              <w:numPr>
                <w:ilvl w:val="0"/>
                <w:numId w:val="1"/>
              </w:numPr>
              <w:ind w:hanging="29"/>
            </w:pPr>
            <w:r>
              <w:rPr>
                <w:rFonts w:ascii="Times New Roman" w:hAnsi="Times New Roman"/>
                <w:sz w:val="24"/>
                <w:szCs w:val="24"/>
              </w:rPr>
              <w:t>RRMSE</w:t>
            </w:r>
          </w:p>
        </w:tc>
        <w:tc>
          <w:tcPr>
            <w:tcW w:w="994" w:type="dxa"/>
            <w:tcBorders>
              <w:bottom w:val="single" w:sz="4" w:space="0" w:color="000000"/>
            </w:tcBorders>
          </w:tcPr>
          <w:p w14:paraId="1B030F60" w14:textId="77777777" w:rsidR="00124B88" w:rsidRDefault="00000000">
            <w:pPr>
              <w:widowControl w:val="0"/>
              <w:spacing w:after="200"/>
              <w:ind w:hanging="29"/>
            </w:pPr>
            <w:r>
              <w:rPr>
                <w:rFonts w:ascii="Times New Roman" w:eastAsia="Liberation Serif" w:hAnsi="Times New Roman" w:cs="Liberation Serif"/>
                <w:sz w:val="16"/>
                <w:szCs w:val="16"/>
              </w:rPr>
              <w:t>0.6 ± 0.2</w:t>
            </w:r>
          </w:p>
        </w:tc>
        <w:tc>
          <w:tcPr>
            <w:tcW w:w="968" w:type="dxa"/>
            <w:tcBorders>
              <w:bottom w:val="single" w:sz="4" w:space="0" w:color="000000"/>
            </w:tcBorders>
          </w:tcPr>
          <w:p w14:paraId="5F718FDE" w14:textId="77777777" w:rsidR="00124B88" w:rsidRDefault="00000000">
            <w:pPr>
              <w:widowControl w:val="0"/>
              <w:spacing w:after="200"/>
              <w:ind w:hanging="29"/>
            </w:pPr>
            <w:r>
              <w:rPr>
                <w:rFonts w:ascii="Times New Roman" w:eastAsia="Liberation Serif" w:hAnsi="Times New Roman" w:cs="Liberation Serif"/>
                <w:sz w:val="16"/>
                <w:szCs w:val="16"/>
              </w:rPr>
              <w:t>0.5 ± 0.2</w:t>
            </w:r>
          </w:p>
        </w:tc>
        <w:tc>
          <w:tcPr>
            <w:tcW w:w="996" w:type="dxa"/>
            <w:tcBorders>
              <w:bottom w:val="single" w:sz="4" w:space="0" w:color="000000"/>
            </w:tcBorders>
          </w:tcPr>
          <w:p w14:paraId="22A9281E" w14:textId="77777777" w:rsidR="00124B88" w:rsidRDefault="00000000">
            <w:pPr>
              <w:widowControl w:val="0"/>
              <w:spacing w:after="200"/>
              <w:ind w:hanging="29"/>
            </w:pPr>
            <w:r>
              <w:rPr>
                <w:rFonts w:ascii="Times New Roman" w:eastAsia="Liberation Serif" w:hAnsi="Times New Roman" w:cs="Liberation Serif"/>
                <w:sz w:val="16"/>
                <w:szCs w:val="16"/>
              </w:rPr>
              <w:t>0.4 ± 0.1</w:t>
            </w:r>
          </w:p>
        </w:tc>
        <w:tc>
          <w:tcPr>
            <w:tcW w:w="966" w:type="dxa"/>
            <w:tcBorders>
              <w:bottom w:val="single" w:sz="4" w:space="0" w:color="000000"/>
            </w:tcBorders>
          </w:tcPr>
          <w:p w14:paraId="4E74D306" w14:textId="77777777" w:rsidR="00124B88" w:rsidRDefault="00000000">
            <w:pPr>
              <w:widowControl w:val="0"/>
              <w:spacing w:after="200"/>
              <w:ind w:hanging="29"/>
            </w:pPr>
            <w:r>
              <w:rPr>
                <w:rFonts w:ascii="Times New Roman" w:eastAsia="Liberation Serif" w:hAnsi="Times New Roman" w:cs="Liberation Serif"/>
                <w:sz w:val="16"/>
                <w:szCs w:val="16"/>
              </w:rPr>
              <w:t>0.36 ± 0.09</w:t>
            </w:r>
          </w:p>
        </w:tc>
        <w:tc>
          <w:tcPr>
            <w:tcW w:w="996" w:type="dxa"/>
            <w:tcBorders>
              <w:bottom w:val="single" w:sz="4" w:space="0" w:color="000000"/>
            </w:tcBorders>
          </w:tcPr>
          <w:p w14:paraId="72D07BFF" w14:textId="77777777" w:rsidR="00124B88" w:rsidRDefault="00000000">
            <w:pPr>
              <w:widowControl w:val="0"/>
              <w:spacing w:after="200"/>
              <w:ind w:hanging="29"/>
            </w:pPr>
            <w:r>
              <w:rPr>
                <w:rFonts w:ascii="Times New Roman" w:eastAsia="Liberation Serif" w:hAnsi="Times New Roman" w:cs="Liberation Serif"/>
                <w:sz w:val="16"/>
                <w:szCs w:val="16"/>
              </w:rPr>
              <w:t>0.47 ± 0.09</w:t>
            </w:r>
          </w:p>
        </w:tc>
        <w:tc>
          <w:tcPr>
            <w:tcW w:w="966" w:type="dxa"/>
            <w:tcBorders>
              <w:bottom w:val="single" w:sz="4" w:space="0" w:color="000000"/>
            </w:tcBorders>
          </w:tcPr>
          <w:p w14:paraId="4331D847" w14:textId="77777777" w:rsidR="00124B88" w:rsidRDefault="00000000">
            <w:pPr>
              <w:widowControl w:val="0"/>
              <w:spacing w:after="200"/>
              <w:ind w:hanging="29"/>
            </w:pPr>
            <w:r>
              <w:rPr>
                <w:rFonts w:ascii="Times New Roman" w:eastAsia="Liberation Serif" w:hAnsi="Times New Roman" w:cs="Liberation Serif"/>
                <w:sz w:val="16"/>
                <w:szCs w:val="16"/>
              </w:rPr>
              <w:t>0.4 ± 0.1</w:t>
            </w:r>
          </w:p>
        </w:tc>
        <w:tc>
          <w:tcPr>
            <w:tcW w:w="996" w:type="dxa"/>
            <w:tcBorders>
              <w:bottom w:val="single" w:sz="4" w:space="0" w:color="000000"/>
            </w:tcBorders>
          </w:tcPr>
          <w:p w14:paraId="6A42F255" w14:textId="77777777" w:rsidR="00124B88" w:rsidRDefault="00000000">
            <w:pPr>
              <w:widowControl w:val="0"/>
              <w:spacing w:after="200"/>
              <w:ind w:hanging="29"/>
            </w:pPr>
            <w:r>
              <w:rPr>
                <w:rFonts w:ascii="Times New Roman" w:eastAsia="Liberation Serif" w:hAnsi="Times New Roman" w:cs="Liberation Serif"/>
                <w:sz w:val="16"/>
                <w:szCs w:val="16"/>
              </w:rPr>
              <w:t>0.39 ± 0.09</w:t>
            </w:r>
          </w:p>
        </w:tc>
        <w:tc>
          <w:tcPr>
            <w:tcW w:w="966" w:type="dxa"/>
            <w:tcBorders>
              <w:bottom w:val="single" w:sz="4" w:space="0" w:color="000000"/>
            </w:tcBorders>
          </w:tcPr>
          <w:p w14:paraId="25579F37" w14:textId="77777777" w:rsidR="00124B88" w:rsidRDefault="00000000">
            <w:pPr>
              <w:widowControl w:val="0"/>
              <w:spacing w:after="200"/>
              <w:ind w:hanging="29"/>
            </w:pPr>
            <w:r>
              <w:rPr>
                <w:rFonts w:ascii="Times New Roman" w:eastAsia="Liberation Serif" w:hAnsi="Times New Roman" w:cs="Liberation Serif"/>
                <w:sz w:val="16"/>
                <w:szCs w:val="16"/>
              </w:rPr>
              <w:t>0.37 ± 0.09</w:t>
            </w:r>
          </w:p>
        </w:tc>
      </w:tr>
    </w:tbl>
    <w:p w14:paraId="34CACED8" w14:textId="77777777" w:rsidR="00124B88" w:rsidRDefault="00124B88"/>
    <w:p w14:paraId="636E01B8" w14:textId="77777777" w:rsidR="00124B88" w:rsidRDefault="00124B88">
      <w:pPr>
        <w:spacing w:line="240" w:lineRule="auto"/>
        <w:jc w:val="center"/>
        <w:rPr>
          <w:rFonts w:ascii="Times New Roman" w:eastAsia="Times New Roman" w:hAnsi="Times New Roman" w:cs="Times New Roman"/>
          <w:sz w:val="28"/>
          <w:szCs w:val="28"/>
        </w:rPr>
      </w:pPr>
    </w:p>
    <w:p w14:paraId="0E44D41A" w14:textId="77777777" w:rsidR="00124B88" w:rsidRDefault="00124B88">
      <w:pPr>
        <w:spacing w:line="240" w:lineRule="auto"/>
        <w:jc w:val="center"/>
        <w:rPr>
          <w:rFonts w:ascii="Times New Roman" w:eastAsia="Times New Roman" w:hAnsi="Times New Roman" w:cs="Times New Roman"/>
          <w:sz w:val="28"/>
          <w:szCs w:val="28"/>
        </w:rPr>
      </w:pPr>
    </w:p>
    <w:p w14:paraId="01899E46" w14:textId="77777777" w:rsidR="00124B88" w:rsidRDefault="00000000">
      <w:pPr>
        <w:spacing w:after="200"/>
        <w:jc w:val="center"/>
      </w:pPr>
      <w:r>
        <w:rPr>
          <w:noProof/>
        </w:rPr>
        <w:drawing>
          <wp:inline distT="0" distB="0" distL="0" distR="0" wp14:anchorId="0F6E6646" wp14:editId="19564BB9">
            <wp:extent cx="3747135" cy="4127500"/>
            <wp:effectExtent l="0" t="0" r="0" b="0"/>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png"/>
                    <pic:cNvPicPr>
                      <a:picLocks noChangeAspect="1" noChangeArrowheads="1"/>
                    </pic:cNvPicPr>
                  </pic:nvPicPr>
                  <pic:blipFill>
                    <a:blip r:embed="rId24"/>
                    <a:stretch>
                      <a:fillRect/>
                    </a:stretch>
                  </pic:blipFill>
                  <pic:spPr bwMode="auto">
                    <a:xfrm>
                      <a:off x="0" y="0"/>
                      <a:ext cx="3747135" cy="4127500"/>
                    </a:xfrm>
                    <a:prstGeom prst="rect">
                      <a:avLst/>
                    </a:prstGeom>
                  </pic:spPr>
                </pic:pic>
              </a:graphicData>
            </a:graphic>
          </wp:inline>
        </w:drawing>
      </w:r>
    </w:p>
    <w:p w14:paraId="17899915" w14:textId="77777777" w:rsidR="00124B88" w:rsidRDefault="00000000">
      <w:pPr>
        <w:spacing w:line="240" w:lineRule="auto"/>
        <w:jc w:val="both"/>
      </w:pPr>
      <w:r>
        <w:rPr>
          <w:b/>
        </w:rPr>
        <w:lastRenderedPageBreak/>
        <w:t>Figure A.1</w:t>
      </w:r>
      <w:r>
        <w:t>. Boxplot of residuals for the prediction of log</w:t>
      </w:r>
      <w:r>
        <w:rPr>
          <w:vertAlign w:val="subscript"/>
        </w:rPr>
        <w:t>10</w:t>
      </w:r>
      <w:r>
        <w:t>(CTE) for the tuned models. The boxes are bounded by the first and third quartiles, while the error bars comprehend 66% percent of the data. The mean is shown by a horizontal orange line and the notch represents its confidence interval.</w:t>
      </w:r>
    </w:p>
    <w:p w14:paraId="14C27035" w14:textId="77777777" w:rsidR="00124B88" w:rsidRDefault="00124B88">
      <w:pPr>
        <w:spacing w:line="240" w:lineRule="auto"/>
        <w:jc w:val="both"/>
      </w:pPr>
    </w:p>
    <w:p w14:paraId="02575B5D" w14:textId="77777777" w:rsidR="00124B88" w:rsidRDefault="00124B88">
      <w:pPr>
        <w:spacing w:line="240" w:lineRule="auto"/>
        <w:jc w:val="center"/>
        <w:rPr>
          <w:rFonts w:ascii="Times New Roman" w:eastAsia="Times New Roman" w:hAnsi="Times New Roman" w:cs="Times New Roman"/>
          <w:sz w:val="28"/>
          <w:szCs w:val="28"/>
        </w:rPr>
      </w:pPr>
    </w:p>
    <w:p w14:paraId="6C58C028" w14:textId="77777777" w:rsidR="00124B88" w:rsidRDefault="00000000">
      <w:pPr>
        <w:tabs>
          <w:tab w:val="left" w:pos="0"/>
        </w:tabs>
        <w:spacing w:line="240" w:lineRule="auto"/>
        <w:jc w:val="center"/>
      </w:pPr>
      <w:r>
        <w:rPr>
          <w:noProof/>
        </w:rPr>
        <w:drawing>
          <wp:inline distT="0" distB="0" distL="0" distR="0" wp14:anchorId="1EA3A5D7" wp14:editId="071DF456">
            <wp:extent cx="3747135" cy="4127500"/>
            <wp:effectExtent l="0" t="0" r="0" b="0"/>
            <wp:docPr id="1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pic:cNvPicPr>
                      <a:picLocks noChangeAspect="1" noChangeArrowheads="1"/>
                    </pic:cNvPicPr>
                  </pic:nvPicPr>
                  <pic:blipFill>
                    <a:blip r:embed="rId25"/>
                    <a:stretch>
                      <a:fillRect/>
                    </a:stretch>
                  </pic:blipFill>
                  <pic:spPr bwMode="auto">
                    <a:xfrm>
                      <a:off x="0" y="0"/>
                      <a:ext cx="3747135" cy="4127500"/>
                    </a:xfrm>
                    <a:prstGeom prst="rect">
                      <a:avLst/>
                    </a:prstGeom>
                  </pic:spPr>
                </pic:pic>
              </a:graphicData>
            </a:graphic>
          </wp:inline>
        </w:drawing>
      </w:r>
    </w:p>
    <w:p w14:paraId="23D0BE07" w14:textId="77777777" w:rsidR="00124B88" w:rsidRDefault="00124B88">
      <w:pPr>
        <w:spacing w:line="240" w:lineRule="auto"/>
        <w:jc w:val="center"/>
        <w:rPr>
          <w:rFonts w:ascii="Times New Roman" w:eastAsia="Times New Roman" w:hAnsi="Times New Roman" w:cs="Times New Roman"/>
          <w:sz w:val="28"/>
          <w:szCs w:val="28"/>
        </w:rPr>
      </w:pPr>
    </w:p>
    <w:p w14:paraId="1A16CC51" w14:textId="77777777" w:rsidR="00124B88" w:rsidRDefault="00000000">
      <w:pPr>
        <w:numPr>
          <w:ilvl w:val="0"/>
          <w:numId w:val="1"/>
        </w:numPr>
        <w:spacing w:line="240" w:lineRule="auto"/>
        <w:jc w:val="both"/>
      </w:pPr>
      <w:r>
        <w:rPr>
          <w:b/>
        </w:rPr>
        <w:t>Figure A.2</w:t>
      </w:r>
      <w:r>
        <w:t xml:space="preserve">. Boxplot of residuals for the prediction of </w:t>
      </w:r>
      <w:proofErr w:type="spellStart"/>
      <w:r>
        <w:rPr>
          <w:i/>
        </w:rPr>
        <w:t>n</w:t>
      </w:r>
      <w:r>
        <w:rPr>
          <w:vertAlign w:val="subscript"/>
        </w:rPr>
        <w:t>D</w:t>
      </w:r>
      <w:proofErr w:type="spellEnd"/>
      <w:r>
        <w:t xml:space="preserve"> for the tuned models. The boxes are bounded by the first and third quartiles, while the error bars comprehend 66% percent of the data. The mean is shown by a horizontal orange line and the notch represents its confidence interval.</w:t>
      </w:r>
    </w:p>
    <w:p w14:paraId="77A8F49F" w14:textId="77777777" w:rsidR="00124B88" w:rsidRDefault="00124B88">
      <w:pPr>
        <w:spacing w:line="240" w:lineRule="auto"/>
        <w:jc w:val="both"/>
        <w:rPr>
          <w:rFonts w:ascii="Times New Roman" w:eastAsia="Times New Roman" w:hAnsi="Times New Roman" w:cs="Times New Roman"/>
          <w:sz w:val="28"/>
          <w:szCs w:val="28"/>
        </w:rPr>
      </w:pPr>
    </w:p>
    <w:p w14:paraId="27BD769E" w14:textId="77777777" w:rsidR="00124B88" w:rsidRDefault="00124B88">
      <w:pPr>
        <w:spacing w:line="240" w:lineRule="auto"/>
        <w:jc w:val="center"/>
        <w:rPr>
          <w:rFonts w:ascii="Times New Roman" w:eastAsia="Times New Roman" w:hAnsi="Times New Roman" w:cs="Times New Roman"/>
          <w:sz w:val="28"/>
          <w:szCs w:val="28"/>
        </w:rPr>
      </w:pPr>
    </w:p>
    <w:p w14:paraId="2A7C52CF" w14:textId="77777777" w:rsidR="00124B88" w:rsidRDefault="00124B88">
      <w:pPr>
        <w:spacing w:line="240" w:lineRule="auto"/>
        <w:jc w:val="center"/>
        <w:rPr>
          <w:rFonts w:ascii="Times New Roman" w:eastAsia="Times New Roman" w:hAnsi="Times New Roman" w:cs="Times New Roman"/>
          <w:sz w:val="28"/>
          <w:szCs w:val="28"/>
        </w:rPr>
      </w:pPr>
    </w:p>
    <w:p w14:paraId="7E8186A5" w14:textId="77777777" w:rsidR="00124B88" w:rsidRDefault="00000000">
      <w:pPr>
        <w:pStyle w:val="Ttulo1"/>
      </w:pPr>
      <w:r>
        <w:br w:type="page"/>
      </w:r>
    </w:p>
    <w:p w14:paraId="4A1751AA" w14:textId="77777777" w:rsidR="00124B88" w:rsidRDefault="00000000">
      <w:pPr>
        <w:pStyle w:val="Ttulo1"/>
        <w:numPr>
          <w:ilvl w:val="0"/>
          <w:numId w:val="1"/>
        </w:numPr>
      </w:pPr>
      <w:r>
        <w:lastRenderedPageBreak/>
        <w:t>References</w:t>
      </w:r>
    </w:p>
    <w:p w14:paraId="7BA4CBFC" w14:textId="77777777" w:rsidR="00124B88" w:rsidRDefault="00000000">
      <w:pPr>
        <w:tabs>
          <w:tab w:val="left" w:pos="504"/>
        </w:tabs>
        <w:ind w:left="504" w:hanging="504"/>
        <w:jc w:val="both"/>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t xml:space="preserve">J.-L. Adam, X. Zhang, eds., Chalcogenide glasses: preparation, properties and applications, WP, Woodhead </w:t>
      </w:r>
      <w:proofErr w:type="spellStart"/>
      <w:r>
        <w:rPr>
          <w:rFonts w:ascii="Times New Roman" w:eastAsia="Times New Roman" w:hAnsi="Times New Roman" w:cs="Times New Roman"/>
          <w:sz w:val="28"/>
          <w:szCs w:val="28"/>
        </w:rPr>
        <w:t>Publ</w:t>
      </w:r>
      <w:proofErr w:type="spellEnd"/>
      <w:r>
        <w:rPr>
          <w:rFonts w:ascii="Times New Roman" w:eastAsia="Times New Roman" w:hAnsi="Times New Roman" w:cs="Times New Roman"/>
          <w:sz w:val="28"/>
          <w:szCs w:val="28"/>
        </w:rPr>
        <w:t>, Oxford, 2014.</w:t>
      </w:r>
    </w:p>
    <w:p w14:paraId="7C326B98" w14:textId="77777777" w:rsidR="00124B88" w:rsidRDefault="00000000">
      <w:pPr>
        <w:tabs>
          <w:tab w:val="left" w:pos="504"/>
        </w:tabs>
        <w:ind w:left="504" w:hanging="504"/>
        <w:jc w:val="both"/>
      </w:pPr>
      <w:r>
        <w:rPr>
          <w:rFonts w:ascii="Times New Roman" w:eastAsia="Times New Roman" w:hAnsi="Times New Roman" w:cs="Times New Roman"/>
          <w:sz w:val="28"/>
          <w:szCs w:val="28"/>
        </w:rPr>
        <w:t>[2]</w:t>
      </w:r>
      <w:r>
        <w:rPr>
          <w:rFonts w:ascii="Times New Roman" w:eastAsia="Times New Roman" w:hAnsi="Times New Roman" w:cs="Times New Roman"/>
          <w:sz w:val="28"/>
          <w:szCs w:val="28"/>
        </w:rPr>
        <w:tab/>
        <w:t>C.A. Angell, Strong and fragile liquids, in: K.L. Ngai, G.B. Wright (Eds.), Relaxation in Complex Systems, Naval Research Laboratory, Springfield, 1985: pp. 3–12.</w:t>
      </w:r>
    </w:p>
    <w:p w14:paraId="35569989" w14:textId="77777777" w:rsidR="00124B88" w:rsidRDefault="00000000">
      <w:pPr>
        <w:tabs>
          <w:tab w:val="left" w:pos="504"/>
        </w:tabs>
        <w:ind w:left="504" w:hanging="504"/>
        <w:jc w:val="both"/>
      </w:pPr>
      <w:r>
        <w:rPr>
          <w:rFonts w:ascii="Times New Roman" w:eastAsia="Times New Roman" w:hAnsi="Times New Roman" w:cs="Times New Roman"/>
          <w:sz w:val="28"/>
          <w:szCs w:val="28"/>
        </w:rPr>
        <w:t>[3]</w:t>
      </w:r>
      <w:r>
        <w:rPr>
          <w:rFonts w:ascii="Times New Roman" w:eastAsia="Times New Roman" w:hAnsi="Times New Roman" w:cs="Times New Roman"/>
          <w:sz w:val="28"/>
          <w:szCs w:val="28"/>
        </w:rPr>
        <w:tab/>
        <w:t xml:space="preserve">J. </w:t>
      </w:r>
      <w:proofErr w:type="spellStart"/>
      <w:r>
        <w:rPr>
          <w:rFonts w:ascii="Times New Roman" w:eastAsia="Times New Roman" w:hAnsi="Times New Roman" w:cs="Times New Roman"/>
          <w:sz w:val="28"/>
          <w:szCs w:val="28"/>
        </w:rPr>
        <w:t>Orava</w:t>
      </w:r>
      <w:proofErr w:type="spellEnd"/>
      <w:r>
        <w:rPr>
          <w:rFonts w:ascii="Times New Roman" w:eastAsia="Times New Roman" w:hAnsi="Times New Roman" w:cs="Times New Roman"/>
          <w:sz w:val="28"/>
          <w:szCs w:val="28"/>
        </w:rPr>
        <w:t xml:space="preserve">, A.L. Greer, Classical-nucleation-theory analysis of priming in chalcogenide phase-change memory, Acta </w:t>
      </w:r>
      <w:proofErr w:type="spellStart"/>
      <w:r>
        <w:rPr>
          <w:rFonts w:ascii="Times New Roman" w:eastAsia="Times New Roman" w:hAnsi="Times New Roman" w:cs="Times New Roman"/>
          <w:sz w:val="28"/>
          <w:szCs w:val="28"/>
        </w:rPr>
        <w:t>Materialia</w:t>
      </w:r>
      <w:proofErr w:type="spellEnd"/>
      <w:r>
        <w:rPr>
          <w:rFonts w:ascii="Times New Roman" w:eastAsia="Times New Roman" w:hAnsi="Times New Roman" w:cs="Times New Roman"/>
          <w:sz w:val="28"/>
          <w:szCs w:val="28"/>
        </w:rPr>
        <w:t>. 139 (2017) 226–235. https://doi.org/10.1016/j.actamat.2017.08.013.</w:t>
      </w:r>
    </w:p>
    <w:p w14:paraId="564CE539" w14:textId="77777777" w:rsidR="00124B88" w:rsidRDefault="00000000">
      <w:pPr>
        <w:tabs>
          <w:tab w:val="left" w:pos="504"/>
        </w:tabs>
        <w:ind w:left="504" w:hanging="504"/>
        <w:jc w:val="both"/>
      </w:pPr>
      <w:r>
        <w:rPr>
          <w:rFonts w:ascii="Times New Roman" w:eastAsia="Times New Roman" w:hAnsi="Times New Roman" w:cs="Times New Roman"/>
          <w:sz w:val="28"/>
          <w:szCs w:val="28"/>
        </w:rPr>
        <w:t>[4]</w:t>
      </w:r>
      <w:r>
        <w:rPr>
          <w:rFonts w:ascii="Times New Roman" w:eastAsia="Times New Roman" w:hAnsi="Times New Roman" w:cs="Times New Roman"/>
          <w:sz w:val="28"/>
          <w:szCs w:val="28"/>
        </w:rPr>
        <w:tab/>
        <w:t xml:space="preserve">C. Lin, C. </w:t>
      </w:r>
      <w:proofErr w:type="spellStart"/>
      <w:r>
        <w:rPr>
          <w:rFonts w:ascii="Times New Roman" w:eastAsia="Times New Roman" w:hAnsi="Times New Roman" w:cs="Times New Roman"/>
          <w:sz w:val="28"/>
          <w:szCs w:val="28"/>
        </w:rPr>
        <w:t>Rüssel</w:t>
      </w:r>
      <w:proofErr w:type="spellEnd"/>
      <w:r>
        <w:rPr>
          <w:rFonts w:ascii="Times New Roman" w:eastAsia="Times New Roman" w:hAnsi="Times New Roman" w:cs="Times New Roman"/>
          <w:sz w:val="28"/>
          <w:szCs w:val="28"/>
        </w:rPr>
        <w:t>, S. Dai, Chalcogenide glass-ceramics: Functional design and crystallization mechanism, Progress in Materials Science. 93 (2018) 1–44. https://doi.org/10.1016/j.pmatsci.2017.11.001.</w:t>
      </w:r>
    </w:p>
    <w:p w14:paraId="5F02AE59" w14:textId="77777777" w:rsidR="00124B88" w:rsidRDefault="00000000">
      <w:pPr>
        <w:tabs>
          <w:tab w:val="left" w:pos="504"/>
        </w:tabs>
        <w:ind w:left="504" w:hanging="504"/>
        <w:jc w:val="both"/>
      </w:pPr>
      <w:r>
        <w:rPr>
          <w:rFonts w:ascii="Times New Roman" w:eastAsia="Times New Roman" w:hAnsi="Times New Roman" w:cs="Times New Roman"/>
          <w:sz w:val="28"/>
          <w:szCs w:val="28"/>
        </w:rPr>
        <w:t>[5]</w:t>
      </w:r>
      <w:r>
        <w:rPr>
          <w:rFonts w:ascii="Times New Roman" w:eastAsia="Times New Roman" w:hAnsi="Times New Roman" w:cs="Times New Roman"/>
          <w:sz w:val="28"/>
          <w:szCs w:val="28"/>
        </w:rPr>
        <w:tab/>
        <w:t xml:space="preserve">B.T. </w:t>
      </w:r>
      <w:proofErr w:type="spellStart"/>
      <w:r>
        <w:rPr>
          <w:rFonts w:ascii="Times New Roman" w:eastAsia="Times New Roman" w:hAnsi="Times New Roman" w:cs="Times New Roman"/>
          <w:sz w:val="28"/>
          <w:szCs w:val="28"/>
        </w:rPr>
        <w:t>Kolomiets</w:t>
      </w:r>
      <w:proofErr w:type="spellEnd"/>
      <w:r>
        <w:rPr>
          <w:rFonts w:ascii="Times New Roman" w:eastAsia="Times New Roman" w:hAnsi="Times New Roman" w:cs="Times New Roman"/>
          <w:sz w:val="28"/>
          <w:szCs w:val="28"/>
        </w:rPr>
        <w:t xml:space="preserve">, V.P. </w:t>
      </w:r>
      <w:proofErr w:type="spellStart"/>
      <w:r>
        <w:rPr>
          <w:rFonts w:ascii="Times New Roman" w:eastAsia="Times New Roman" w:hAnsi="Times New Roman" w:cs="Times New Roman"/>
          <w:sz w:val="28"/>
          <w:szCs w:val="28"/>
        </w:rPr>
        <w:t>Pishlo</w:t>
      </w:r>
      <w:proofErr w:type="spellEnd"/>
      <w:r>
        <w:rPr>
          <w:rFonts w:ascii="Times New Roman" w:eastAsia="Times New Roman" w:hAnsi="Times New Roman" w:cs="Times New Roman"/>
          <w:sz w:val="28"/>
          <w:szCs w:val="28"/>
        </w:rPr>
        <w:t>, Softening temperatures of some chalcogenide glasses, Glass and Ceramics. 20 (1963) 413–415.</w:t>
      </w:r>
    </w:p>
    <w:p w14:paraId="04E762BA" w14:textId="77777777" w:rsidR="00124B88" w:rsidRDefault="00000000">
      <w:pPr>
        <w:tabs>
          <w:tab w:val="left" w:pos="504"/>
        </w:tabs>
        <w:ind w:left="504" w:hanging="504"/>
        <w:jc w:val="both"/>
      </w:pPr>
      <w:r>
        <w:rPr>
          <w:rFonts w:ascii="Times New Roman" w:eastAsia="Times New Roman" w:hAnsi="Times New Roman" w:cs="Times New Roman"/>
          <w:sz w:val="28"/>
          <w:szCs w:val="28"/>
        </w:rPr>
        <w:t>[6]</w:t>
      </w:r>
      <w:r>
        <w:rPr>
          <w:rFonts w:ascii="Times New Roman" w:eastAsia="Times New Roman" w:hAnsi="Times New Roman" w:cs="Times New Roman"/>
          <w:sz w:val="28"/>
          <w:szCs w:val="28"/>
        </w:rPr>
        <w:tab/>
        <w:t xml:space="preserve">D.R. </w:t>
      </w:r>
      <w:proofErr w:type="spellStart"/>
      <w:r>
        <w:rPr>
          <w:rFonts w:ascii="Times New Roman" w:eastAsia="Times New Roman" w:hAnsi="Times New Roman" w:cs="Times New Roman"/>
          <w:sz w:val="28"/>
          <w:szCs w:val="28"/>
        </w:rPr>
        <w:t>Cassar</w:t>
      </w:r>
      <w:proofErr w:type="spellEnd"/>
      <w:r>
        <w:rPr>
          <w:rFonts w:ascii="Times New Roman" w:eastAsia="Times New Roman" w:hAnsi="Times New Roman" w:cs="Times New Roman"/>
          <w:sz w:val="28"/>
          <w:szCs w:val="28"/>
        </w:rPr>
        <w:t xml:space="preserve">, A.C.P.L.F. de Carvalho, E.D. Zanotto, Predicting glass transition temperatures using neural networks, Acta </w:t>
      </w:r>
      <w:proofErr w:type="spellStart"/>
      <w:r>
        <w:rPr>
          <w:rFonts w:ascii="Times New Roman" w:eastAsia="Times New Roman" w:hAnsi="Times New Roman" w:cs="Times New Roman"/>
          <w:sz w:val="28"/>
          <w:szCs w:val="28"/>
        </w:rPr>
        <w:t>Materialia</w:t>
      </w:r>
      <w:proofErr w:type="spellEnd"/>
      <w:r>
        <w:rPr>
          <w:rFonts w:ascii="Times New Roman" w:eastAsia="Times New Roman" w:hAnsi="Times New Roman" w:cs="Times New Roman"/>
          <w:sz w:val="28"/>
          <w:szCs w:val="28"/>
        </w:rPr>
        <w:t>. 159 (2018) 249–256. https://doi.org/10.1016/j.actamat.2018.08.022.</w:t>
      </w:r>
    </w:p>
    <w:p w14:paraId="3BC33D9B" w14:textId="77777777" w:rsidR="00124B88" w:rsidRDefault="00000000">
      <w:pPr>
        <w:tabs>
          <w:tab w:val="left" w:pos="504"/>
        </w:tabs>
        <w:ind w:left="504" w:hanging="504"/>
        <w:jc w:val="both"/>
      </w:pPr>
      <w:r>
        <w:rPr>
          <w:rFonts w:ascii="Times New Roman" w:eastAsia="Times New Roman" w:hAnsi="Times New Roman" w:cs="Times New Roman"/>
          <w:sz w:val="28"/>
          <w:szCs w:val="28"/>
        </w:rPr>
        <w:t>[7]</w:t>
      </w:r>
      <w:r>
        <w:rPr>
          <w:rFonts w:ascii="Times New Roman" w:eastAsia="Times New Roman" w:hAnsi="Times New Roman" w:cs="Times New Roman"/>
          <w:sz w:val="28"/>
          <w:szCs w:val="28"/>
        </w:rPr>
        <w:tab/>
        <w:t xml:space="preserve">A. Tandia, M.C. </w:t>
      </w:r>
      <w:proofErr w:type="spellStart"/>
      <w:r>
        <w:rPr>
          <w:rFonts w:ascii="Times New Roman" w:eastAsia="Times New Roman" w:hAnsi="Times New Roman" w:cs="Times New Roman"/>
          <w:sz w:val="28"/>
          <w:szCs w:val="28"/>
        </w:rPr>
        <w:t>Onbasli</w:t>
      </w:r>
      <w:proofErr w:type="spellEnd"/>
      <w:r>
        <w:rPr>
          <w:rFonts w:ascii="Times New Roman" w:eastAsia="Times New Roman" w:hAnsi="Times New Roman" w:cs="Times New Roman"/>
          <w:sz w:val="28"/>
          <w:szCs w:val="28"/>
        </w:rPr>
        <w:t xml:space="preserve">, J.C. Mauro, Machine learning for glass modeling, in: J.D. Musgraves, J. Hu, L. </w:t>
      </w:r>
      <w:proofErr w:type="spellStart"/>
      <w:r>
        <w:rPr>
          <w:rFonts w:ascii="Times New Roman" w:eastAsia="Times New Roman" w:hAnsi="Times New Roman" w:cs="Times New Roman"/>
          <w:sz w:val="28"/>
          <w:szCs w:val="28"/>
        </w:rPr>
        <w:t>Calvez</w:t>
      </w:r>
      <w:proofErr w:type="spellEnd"/>
      <w:r>
        <w:rPr>
          <w:rFonts w:ascii="Times New Roman" w:eastAsia="Times New Roman" w:hAnsi="Times New Roman" w:cs="Times New Roman"/>
          <w:sz w:val="28"/>
          <w:szCs w:val="28"/>
        </w:rPr>
        <w:t xml:space="preserve"> (Eds.), Springer Handbook of Glass, Springer International Publishing, Cham, 2019: pp. 1157–1192.</w:t>
      </w:r>
    </w:p>
    <w:p w14:paraId="4C1F3A73" w14:textId="77777777" w:rsidR="00124B88" w:rsidRDefault="00000000">
      <w:pPr>
        <w:tabs>
          <w:tab w:val="left" w:pos="504"/>
        </w:tabs>
        <w:ind w:left="504" w:hanging="504"/>
        <w:jc w:val="both"/>
      </w:pPr>
      <w:r>
        <w:rPr>
          <w:rFonts w:ascii="Times New Roman" w:eastAsia="Times New Roman" w:hAnsi="Times New Roman" w:cs="Times New Roman"/>
          <w:sz w:val="28"/>
          <w:szCs w:val="28"/>
        </w:rPr>
        <w:t>[8]</w:t>
      </w:r>
      <w:r>
        <w:rPr>
          <w:rFonts w:ascii="Times New Roman" w:eastAsia="Times New Roman" w:hAnsi="Times New Roman" w:cs="Times New Roman"/>
          <w:sz w:val="28"/>
          <w:szCs w:val="28"/>
        </w:rPr>
        <w:tab/>
        <w:t xml:space="preserve">E. </w:t>
      </w:r>
      <w:proofErr w:type="spellStart"/>
      <w:r>
        <w:rPr>
          <w:rFonts w:ascii="Times New Roman" w:eastAsia="Times New Roman" w:hAnsi="Times New Roman" w:cs="Times New Roman"/>
          <w:sz w:val="28"/>
          <w:szCs w:val="28"/>
        </w:rPr>
        <w:t>Alcobaça</w:t>
      </w:r>
      <w:proofErr w:type="spellEnd"/>
      <w:r>
        <w:rPr>
          <w:rFonts w:ascii="Times New Roman" w:eastAsia="Times New Roman" w:hAnsi="Times New Roman" w:cs="Times New Roman"/>
          <w:sz w:val="28"/>
          <w:szCs w:val="28"/>
        </w:rPr>
        <w:t xml:space="preserve">, S.M. </w:t>
      </w:r>
      <w:proofErr w:type="spellStart"/>
      <w:r>
        <w:rPr>
          <w:rFonts w:ascii="Times New Roman" w:eastAsia="Times New Roman" w:hAnsi="Times New Roman" w:cs="Times New Roman"/>
          <w:sz w:val="28"/>
          <w:szCs w:val="28"/>
        </w:rPr>
        <w:t>Mastelini</w:t>
      </w:r>
      <w:proofErr w:type="spellEnd"/>
      <w:r>
        <w:rPr>
          <w:rFonts w:ascii="Times New Roman" w:eastAsia="Times New Roman" w:hAnsi="Times New Roman" w:cs="Times New Roman"/>
          <w:sz w:val="28"/>
          <w:szCs w:val="28"/>
        </w:rPr>
        <w:t xml:space="preserve">, T. </w:t>
      </w:r>
      <w:proofErr w:type="spellStart"/>
      <w:r>
        <w:rPr>
          <w:rFonts w:ascii="Times New Roman" w:eastAsia="Times New Roman" w:hAnsi="Times New Roman" w:cs="Times New Roman"/>
          <w:sz w:val="28"/>
          <w:szCs w:val="28"/>
        </w:rPr>
        <w:t>Botari</w:t>
      </w:r>
      <w:proofErr w:type="spellEnd"/>
      <w:r>
        <w:rPr>
          <w:rFonts w:ascii="Times New Roman" w:eastAsia="Times New Roman" w:hAnsi="Times New Roman" w:cs="Times New Roman"/>
          <w:sz w:val="28"/>
          <w:szCs w:val="28"/>
        </w:rPr>
        <w:t xml:space="preserve">, B.A. Pimentel, D.R. </w:t>
      </w:r>
      <w:proofErr w:type="spellStart"/>
      <w:r>
        <w:rPr>
          <w:rFonts w:ascii="Times New Roman" w:eastAsia="Times New Roman" w:hAnsi="Times New Roman" w:cs="Times New Roman"/>
          <w:sz w:val="28"/>
          <w:szCs w:val="28"/>
        </w:rPr>
        <w:t>Cassar</w:t>
      </w:r>
      <w:proofErr w:type="spellEnd"/>
      <w:r>
        <w:rPr>
          <w:rFonts w:ascii="Times New Roman" w:eastAsia="Times New Roman" w:hAnsi="Times New Roman" w:cs="Times New Roman"/>
          <w:sz w:val="28"/>
          <w:szCs w:val="28"/>
        </w:rPr>
        <w:t xml:space="preserve">, A.C.P.L.F. de Carvalho, E.D. Zanotto, Explainable machine learning algorithms for predicting glass transition temperatures, Acta </w:t>
      </w:r>
      <w:proofErr w:type="spellStart"/>
      <w:r>
        <w:rPr>
          <w:rFonts w:ascii="Times New Roman" w:eastAsia="Times New Roman" w:hAnsi="Times New Roman" w:cs="Times New Roman"/>
          <w:sz w:val="28"/>
          <w:szCs w:val="28"/>
        </w:rPr>
        <w:t>Materialia</w:t>
      </w:r>
      <w:proofErr w:type="spellEnd"/>
      <w:r>
        <w:rPr>
          <w:rFonts w:ascii="Times New Roman" w:eastAsia="Times New Roman" w:hAnsi="Times New Roman" w:cs="Times New Roman"/>
          <w:sz w:val="28"/>
          <w:szCs w:val="28"/>
        </w:rPr>
        <w:t>. 188 (2020) 92–100. https://doi.org/10.1016/j.actamat.2020.01.047.</w:t>
      </w:r>
    </w:p>
    <w:p w14:paraId="65123121" w14:textId="77777777" w:rsidR="00124B88" w:rsidRDefault="00000000">
      <w:pPr>
        <w:tabs>
          <w:tab w:val="left" w:pos="504"/>
        </w:tabs>
        <w:ind w:left="504" w:hanging="504"/>
        <w:jc w:val="both"/>
      </w:pPr>
      <w:r>
        <w:rPr>
          <w:rFonts w:ascii="Times New Roman" w:eastAsia="Times New Roman" w:hAnsi="Times New Roman" w:cs="Times New Roman"/>
          <w:sz w:val="28"/>
          <w:szCs w:val="28"/>
        </w:rPr>
        <w:t>[9]</w:t>
      </w:r>
      <w:r>
        <w:rPr>
          <w:rFonts w:ascii="Times New Roman" w:eastAsia="Times New Roman" w:hAnsi="Times New Roman" w:cs="Times New Roman"/>
          <w:sz w:val="28"/>
          <w:szCs w:val="28"/>
        </w:rPr>
        <w:tab/>
        <w:t>B. Deng, Machine learning on density and elastic property of oxide glasses driven by large dataset, Journal of Non-Crystalline Solids. 529 (2020) 119768. https://doi.org/10.1016/j.jnoncrysol.2019.119768.</w:t>
      </w:r>
    </w:p>
    <w:p w14:paraId="05F3B9A6" w14:textId="77777777" w:rsidR="00124B88" w:rsidRDefault="00000000">
      <w:pPr>
        <w:tabs>
          <w:tab w:val="left" w:pos="504"/>
        </w:tabs>
        <w:ind w:left="504" w:hanging="504"/>
        <w:jc w:val="both"/>
      </w:pPr>
      <w:r>
        <w:rPr>
          <w:rFonts w:ascii="Times New Roman" w:eastAsia="Times New Roman" w:hAnsi="Times New Roman" w:cs="Times New Roman"/>
          <w:sz w:val="28"/>
          <w:szCs w:val="28"/>
        </w:rPr>
        <w:t>[10]</w:t>
      </w:r>
      <w:r>
        <w:rPr>
          <w:rFonts w:ascii="Times New Roman" w:eastAsia="Times New Roman" w:hAnsi="Times New Roman" w:cs="Times New Roman"/>
          <w:sz w:val="28"/>
          <w:szCs w:val="28"/>
        </w:rPr>
        <w:tab/>
        <w:t xml:space="preserve">R. Ravinder, K.H. </w:t>
      </w:r>
      <w:proofErr w:type="spellStart"/>
      <w:r>
        <w:rPr>
          <w:rFonts w:ascii="Times New Roman" w:eastAsia="Times New Roman" w:hAnsi="Times New Roman" w:cs="Times New Roman"/>
          <w:sz w:val="28"/>
          <w:szCs w:val="28"/>
        </w:rPr>
        <w:t>Sridhara</w:t>
      </w:r>
      <w:proofErr w:type="spellEnd"/>
      <w:r>
        <w:rPr>
          <w:rFonts w:ascii="Times New Roman" w:eastAsia="Times New Roman" w:hAnsi="Times New Roman" w:cs="Times New Roman"/>
          <w:sz w:val="28"/>
          <w:szCs w:val="28"/>
        </w:rPr>
        <w:t xml:space="preserve">, S. Bishnoi, H.S. Grover, M. </w:t>
      </w:r>
      <w:proofErr w:type="spellStart"/>
      <w:r>
        <w:rPr>
          <w:rFonts w:ascii="Times New Roman" w:eastAsia="Times New Roman" w:hAnsi="Times New Roman" w:cs="Times New Roman"/>
          <w:sz w:val="28"/>
          <w:szCs w:val="28"/>
        </w:rPr>
        <w:t>Bauchy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Jayadeva</w:t>
      </w:r>
      <w:proofErr w:type="spellEnd"/>
      <w:r>
        <w:rPr>
          <w:rFonts w:ascii="Times New Roman" w:eastAsia="Times New Roman" w:hAnsi="Times New Roman" w:cs="Times New Roman"/>
          <w:sz w:val="28"/>
          <w:szCs w:val="28"/>
        </w:rPr>
        <w:t xml:space="preserve">, H. </w:t>
      </w:r>
      <w:proofErr w:type="spellStart"/>
      <w:r>
        <w:rPr>
          <w:rFonts w:ascii="Times New Roman" w:eastAsia="Times New Roman" w:hAnsi="Times New Roman" w:cs="Times New Roman"/>
          <w:sz w:val="28"/>
          <w:szCs w:val="28"/>
        </w:rPr>
        <w:t>Kodamana</w:t>
      </w:r>
      <w:proofErr w:type="spellEnd"/>
      <w:r>
        <w:rPr>
          <w:rFonts w:ascii="Times New Roman" w:eastAsia="Times New Roman" w:hAnsi="Times New Roman" w:cs="Times New Roman"/>
          <w:sz w:val="28"/>
          <w:szCs w:val="28"/>
        </w:rPr>
        <w:t xml:space="preserve">, N.M.A. Krishnan, Deep learning aided rational design of oxide glasses, Mater. </w:t>
      </w:r>
      <w:proofErr w:type="spellStart"/>
      <w:r>
        <w:rPr>
          <w:rFonts w:ascii="Times New Roman" w:eastAsia="Times New Roman" w:hAnsi="Times New Roman" w:cs="Times New Roman"/>
          <w:sz w:val="28"/>
          <w:szCs w:val="28"/>
        </w:rPr>
        <w:t>Horiz</w:t>
      </w:r>
      <w:proofErr w:type="spellEnd"/>
      <w:r>
        <w:rPr>
          <w:rFonts w:ascii="Times New Roman" w:eastAsia="Times New Roman" w:hAnsi="Times New Roman" w:cs="Times New Roman"/>
          <w:sz w:val="28"/>
          <w:szCs w:val="28"/>
        </w:rPr>
        <w:t>. 7 (2020) 1819–1827. https://doi.org/10.1039/D0MH00162G.</w:t>
      </w:r>
    </w:p>
    <w:p w14:paraId="7225D60A" w14:textId="77777777" w:rsidR="00124B88" w:rsidRDefault="00000000">
      <w:pPr>
        <w:tabs>
          <w:tab w:val="left" w:pos="504"/>
        </w:tabs>
        <w:ind w:left="504" w:hanging="504"/>
        <w:jc w:val="both"/>
      </w:pPr>
      <w:r>
        <w:rPr>
          <w:rFonts w:ascii="Times New Roman" w:eastAsia="Times New Roman" w:hAnsi="Times New Roman" w:cs="Times New Roman"/>
          <w:sz w:val="28"/>
          <w:szCs w:val="28"/>
        </w:rPr>
        <w:t>[11]</w:t>
      </w:r>
      <w:r>
        <w:rPr>
          <w:rFonts w:ascii="Times New Roman" w:eastAsia="Times New Roman" w:hAnsi="Times New Roman" w:cs="Times New Roman"/>
          <w:sz w:val="28"/>
          <w:szCs w:val="28"/>
        </w:rPr>
        <w:tab/>
        <w:t xml:space="preserve">M. </w:t>
      </w:r>
      <w:proofErr w:type="spellStart"/>
      <w:r>
        <w:rPr>
          <w:rFonts w:ascii="Times New Roman" w:eastAsia="Times New Roman" w:hAnsi="Times New Roman" w:cs="Times New Roman"/>
          <w:sz w:val="28"/>
          <w:szCs w:val="28"/>
        </w:rPr>
        <w:t>Zaki</w:t>
      </w:r>
      <w:proofErr w:type="spellEnd"/>
      <w:r>
        <w:rPr>
          <w:rFonts w:ascii="Times New Roman" w:eastAsia="Times New Roman" w:hAnsi="Times New Roman" w:cs="Times New Roman"/>
          <w:sz w:val="28"/>
          <w:szCs w:val="28"/>
        </w:rPr>
        <w:t xml:space="preserve">, V. Venugopal, R. Ravinder, S. Bishnoi, S.K. Singh, A.R. Allu, </w:t>
      </w:r>
      <w:proofErr w:type="spellStart"/>
      <w:r>
        <w:rPr>
          <w:rFonts w:ascii="Times New Roman" w:eastAsia="Times New Roman" w:hAnsi="Times New Roman" w:cs="Times New Roman"/>
          <w:sz w:val="28"/>
          <w:szCs w:val="28"/>
        </w:rPr>
        <w:t>Jayadeva</w:t>
      </w:r>
      <w:proofErr w:type="spellEnd"/>
      <w:r>
        <w:rPr>
          <w:rFonts w:ascii="Times New Roman" w:eastAsia="Times New Roman" w:hAnsi="Times New Roman" w:cs="Times New Roman"/>
          <w:sz w:val="28"/>
          <w:szCs w:val="28"/>
        </w:rPr>
        <w:t xml:space="preserve">, N.M.A. Krishnan, Unveiling the glass veil: elucidating the optical properties in glasses with interpretable machine learning, ArXiv:2103.03633 </w:t>
      </w:r>
      <w:r>
        <w:rPr>
          <w:rFonts w:ascii="Times New Roman" w:eastAsia="Times New Roman" w:hAnsi="Times New Roman" w:cs="Times New Roman"/>
          <w:sz w:val="28"/>
          <w:szCs w:val="28"/>
        </w:rPr>
        <w:lastRenderedPageBreak/>
        <w:t xml:space="preserve">[Cond-Mat, </w:t>
      </w:r>
      <w:proofErr w:type="spellStart"/>
      <w:proofErr w:type="gramStart"/>
      <w:r>
        <w:rPr>
          <w:rFonts w:ascii="Times New Roman" w:eastAsia="Times New Roman" w:hAnsi="Times New Roman" w:cs="Times New Roman"/>
          <w:sz w:val="28"/>
          <w:szCs w:val="28"/>
        </w:rPr>
        <w:t>Physics:Physics</w:t>
      </w:r>
      <w:proofErr w:type="spellEnd"/>
      <w:proofErr w:type="gramEnd"/>
      <w:r>
        <w:rPr>
          <w:rFonts w:ascii="Times New Roman" w:eastAsia="Times New Roman" w:hAnsi="Times New Roman" w:cs="Times New Roman"/>
          <w:sz w:val="28"/>
          <w:szCs w:val="28"/>
        </w:rPr>
        <w:t>]. (2021). http://arxiv.org/abs/2103.03633 (accessed March 18, 2021).</w:t>
      </w:r>
    </w:p>
    <w:p w14:paraId="30913B70" w14:textId="77777777" w:rsidR="00124B88" w:rsidRDefault="00000000">
      <w:pPr>
        <w:tabs>
          <w:tab w:val="left" w:pos="504"/>
        </w:tabs>
        <w:ind w:left="504" w:hanging="504"/>
        <w:jc w:val="both"/>
      </w:pPr>
      <w:r>
        <w:rPr>
          <w:rFonts w:ascii="Times New Roman" w:eastAsia="Times New Roman" w:hAnsi="Times New Roman" w:cs="Times New Roman"/>
          <w:sz w:val="28"/>
          <w:szCs w:val="28"/>
        </w:rPr>
        <w:t>[12]</w:t>
      </w:r>
      <w:r>
        <w:rPr>
          <w:rFonts w:ascii="Times New Roman" w:eastAsia="Times New Roman" w:hAnsi="Times New Roman" w:cs="Times New Roman"/>
          <w:sz w:val="28"/>
          <w:szCs w:val="28"/>
        </w:rPr>
        <w:tab/>
        <w:t xml:space="preserve">R. Ravinder, S. Bishnoi, M. </w:t>
      </w:r>
      <w:proofErr w:type="spellStart"/>
      <w:r>
        <w:rPr>
          <w:rFonts w:ascii="Times New Roman" w:eastAsia="Times New Roman" w:hAnsi="Times New Roman" w:cs="Times New Roman"/>
          <w:sz w:val="28"/>
          <w:szCs w:val="28"/>
        </w:rPr>
        <w:t>Zaki</w:t>
      </w:r>
      <w:proofErr w:type="spellEnd"/>
      <w:r>
        <w:rPr>
          <w:rFonts w:ascii="Times New Roman" w:eastAsia="Times New Roman" w:hAnsi="Times New Roman" w:cs="Times New Roman"/>
          <w:sz w:val="28"/>
          <w:szCs w:val="28"/>
        </w:rPr>
        <w:t>, N.M.A. Krishnan, Revealing the compositional control of electrical, mechanical, optical, and physical properties of inorganic glasses, ArXiv:2103.12050 [Cond-Mat]. (2021). http://arxiv.org/abs/2103.12050 (accessed March 24, 2021).</w:t>
      </w:r>
    </w:p>
    <w:p w14:paraId="4EA210A0" w14:textId="77777777" w:rsidR="00124B88" w:rsidRDefault="00000000">
      <w:pPr>
        <w:tabs>
          <w:tab w:val="left" w:pos="504"/>
        </w:tabs>
        <w:ind w:left="504" w:hanging="504"/>
        <w:jc w:val="both"/>
      </w:pPr>
      <w:r>
        <w:rPr>
          <w:rFonts w:ascii="Times New Roman" w:eastAsia="Times New Roman" w:hAnsi="Times New Roman" w:cs="Times New Roman"/>
          <w:sz w:val="28"/>
          <w:szCs w:val="28"/>
        </w:rPr>
        <w:t>[13]</w:t>
      </w:r>
      <w:r>
        <w:rPr>
          <w:rFonts w:ascii="Times New Roman" w:eastAsia="Times New Roman" w:hAnsi="Times New Roman" w:cs="Times New Roman"/>
          <w:sz w:val="28"/>
          <w:szCs w:val="28"/>
        </w:rPr>
        <w:tab/>
        <w:t xml:space="preserve">S. Bishnoi, R. Ravinder, H.S. Grover, H. </w:t>
      </w:r>
      <w:proofErr w:type="spellStart"/>
      <w:r>
        <w:rPr>
          <w:rFonts w:ascii="Times New Roman" w:eastAsia="Times New Roman" w:hAnsi="Times New Roman" w:cs="Times New Roman"/>
          <w:sz w:val="28"/>
          <w:szCs w:val="28"/>
        </w:rPr>
        <w:t>Kodamana</w:t>
      </w:r>
      <w:proofErr w:type="spellEnd"/>
      <w:r>
        <w:rPr>
          <w:rFonts w:ascii="Times New Roman" w:eastAsia="Times New Roman" w:hAnsi="Times New Roman" w:cs="Times New Roman"/>
          <w:sz w:val="28"/>
          <w:szCs w:val="28"/>
        </w:rPr>
        <w:t>, N.M.A. Krishnan, Scalable Gaussian processes for predicting the optical, physical, thermal, and mechanical properties of inorganic glasses with large datasets, Mater. Adv. 2 (2021) 477–487. https://doi.org/10.1039/D0MA00764A.</w:t>
      </w:r>
    </w:p>
    <w:p w14:paraId="3A64BB44" w14:textId="77777777" w:rsidR="00124B88" w:rsidRDefault="00000000">
      <w:pPr>
        <w:tabs>
          <w:tab w:val="left" w:pos="504"/>
        </w:tabs>
        <w:ind w:left="504" w:hanging="504"/>
        <w:jc w:val="both"/>
      </w:pPr>
      <w:r>
        <w:rPr>
          <w:rFonts w:ascii="Times New Roman" w:eastAsia="Times New Roman" w:hAnsi="Times New Roman" w:cs="Times New Roman"/>
          <w:sz w:val="28"/>
          <w:szCs w:val="28"/>
        </w:rPr>
        <w:t>[14]</w:t>
      </w:r>
      <w:r>
        <w:rPr>
          <w:rFonts w:ascii="Times New Roman" w:eastAsia="Times New Roman" w:hAnsi="Times New Roman" w:cs="Times New Roman"/>
          <w:sz w:val="28"/>
          <w:szCs w:val="28"/>
        </w:rPr>
        <w:tab/>
        <w:t xml:space="preserve">R. Ravinder, S. Bishnoi, M. </w:t>
      </w:r>
      <w:proofErr w:type="spellStart"/>
      <w:r>
        <w:rPr>
          <w:rFonts w:ascii="Times New Roman" w:eastAsia="Times New Roman" w:hAnsi="Times New Roman" w:cs="Times New Roman"/>
          <w:sz w:val="28"/>
          <w:szCs w:val="28"/>
        </w:rPr>
        <w:t>Zaki</w:t>
      </w:r>
      <w:proofErr w:type="spellEnd"/>
      <w:r>
        <w:rPr>
          <w:rFonts w:ascii="Times New Roman" w:eastAsia="Times New Roman" w:hAnsi="Times New Roman" w:cs="Times New Roman"/>
          <w:sz w:val="28"/>
          <w:szCs w:val="28"/>
        </w:rPr>
        <w:t>, N.M.A. Krishnan, Understanding the Compositional Control on Electrical, Mechanical, Optical, and Physical Properties of Inorganic Glasses with Interpretable Machine Learning, Social Science Research Network, Rochester, NY, 2022. https://doi.org/10.2139/ssrn.4075602.</w:t>
      </w:r>
    </w:p>
    <w:p w14:paraId="4571042F" w14:textId="77777777" w:rsidR="00124B88" w:rsidRDefault="00000000">
      <w:pPr>
        <w:tabs>
          <w:tab w:val="left" w:pos="504"/>
        </w:tabs>
        <w:ind w:left="504" w:hanging="504"/>
        <w:jc w:val="both"/>
      </w:pPr>
      <w:r>
        <w:rPr>
          <w:rFonts w:ascii="Times New Roman" w:eastAsia="Times New Roman" w:hAnsi="Times New Roman" w:cs="Times New Roman"/>
          <w:sz w:val="28"/>
          <w:szCs w:val="28"/>
        </w:rPr>
        <w:t>[15]</w:t>
      </w:r>
      <w:r>
        <w:rPr>
          <w:rFonts w:ascii="Times New Roman" w:eastAsia="Times New Roman" w:hAnsi="Times New Roman" w:cs="Times New Roman"/>
          <w:sz w:val="28"/>
          <w:szCs w:val="28"/>
        </w:rPr>
        <w:tab/>
        <w:t xml:space="preserve">D.R. </w:t>
      </w:r>
      <w:proofErr w:type="spellStart"/>
      <w:r>
        <w:rPr>
          <w:rFonts w:ascii="Times New Roman" w:eastAsia="Times New Roman" w:hAnsi="Times New Roman" w:cs="Times New Roman"/>
          <w:sz w:val="28"/>
          <w:szCs w:val="28"/>
        </w:rPr>
        <w:t>Cassar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ViscNet</w:t>
      </w:r>
      <w:proofErr w:type="spellEnd"/>
      <w:r>
        <w:rPr>
          <w:rFonts w:ascii="Times New Roman" w:eastAsia="Times New Roman" w:hAnsi="Times New Roman" w:cs="Times New Roman"/>
          <w:sz w:val="28"/>
          <w:szCs w:val="28"/>
        </w:rPr>
        <w:t xml:space="preserve">: Neural network for predicting the fragility index and the temperature-dependency of viscosity, Acta </w:t>
      </w:r>
      <w:proofErr w:type="spellStart"/>
      <w:r>
        <w:rPr>
          <w:rFonts w:ascii="Times New Roman" w:eastAsia="Times New Roman" w:hAnsi="Times New Roman" w:cs="Times New Roman"/>
          <w:sz w:val="28"/>
          <w:szCs w:val="28"/>
        </w:rPr>
        <w:t>Materialia</w:t>
      </w:r>
      <w:proofErr w:type="spellEnd"/>
      <w:r>
        <w:rPr>
          <w:rFonts w:ascii="Times New Roman" w:eastAsia="Times New Roman" w:hAnsi="Times New Roman" w:cs="Times New Roman"/>
          <w:sz w:val="28"/>
          <w:szCs w:val="28"/>
        </w:rPr>
        <w:t>. 206 (2021) 116602. https://doi.org/10.1016/j.actamat.2020.116602.</w:t>
      </w:r>
    </w:p>
    <w:p w14:paraId="1BBA48CE" w14:textId="77777777" w:rsidR="00124B88" w:rsidRDefault="00000000">
      <w:pPr>
        <w:tabs>
          <w:tab w:val="left" w:pos="504"/>
        </w:tabs>
        <w:ind w:left="504" w:hanging="504"/>
        <w:jc w:val="both"/>
      </w:pPr>
      <w:r>
        <w:rPr>
          <w:rFonts w:ascii="Times New Roman" w:eastAsia="Times New Roman" w:hAnsi="Times New Roman" w:cs="Times New Roman"/>
          <w:sz w:val="28"/>
          <w:szCs w:val="28"/>
        </w:rPr>
        <w:t>[16]</w:t>
      </w:r>
      <w:r>
        <w:rPr>
          <w:rFonts w:ascii="Times New Roman" w:eastAsia="Times New Roman" w:hAnsi="Times New Roman" w:cs="Times New Roman"/>
          <w:sz w:val="28"/>
          <w:szCs w:val="28"/>
        </w:rPr>
        <w:tab/>
        <w:t xml:space="preserve">D.R. </w:t>
      </w:r>
      <w:proofErr w:type="spellStart"/>
      <w:r>
        <w:rPr>
          <w:rFonts w:ascii="Times New Roman" w:eastAsia="Times New Roman" w:hAnsi="Times New Roman" w:cs="Times New Roman"/>
          <w:sz w:val="28"/>
          <w:szCs w:val="28"/>
        </w:rPr>
        <w:t>Cassar</w:t>
      </w:r>
      <w:proofErr w:type="spellEnd"/>
      <w:r>
        <w:rPr>
          <w:rFonts w:ascii="Times New Roman" w:eastAsia="Times New Roman" w:hAnsi="Times New Roman" w:cs="Times New Roman"/>
          <w:sz w:val="28"/>
          <w:szCs w:val="28"/>
        </w:rPr>
        <w:t xml:space="preserve">, S.M. </w:t>
      </w:r>
      <w:proofErr w:type="spellStart"/>
      <w:r>
        <w:rPr>
          <w:rFonts w:ascii="Times New Roman" w:eastAsia="Times New Roman" w:hAnsi="Times New Roman" w:cs="Times New Roman"/>
          <w:sz w:val="28"/>
          <w:szCs w:val="28"/>
        </w:rPr>
        <w:t>Mastelini</w:t>
      </w:r>
      <w:proofErr w:type="spellEnd"/>
      <w:r>
        <w:rPr>
          <w:rFonts w:ascii="Times New Roman" w:eastAsia="Times New Roman" w:hAnsi="Times New Roman" w:cs="Times New Roman"/>
          <w:sz w:val="28"/>
          <w:szCs w:val="28"/>
        </w:rPr>
        <w:t xml:space="preserve">, T. </w:t>
      </w:r>
      <w:proofErr w:type="spellStart"/>
      <w:r>
        <w:rPr>
          <w:rFonts w:ascii="Times New Roman" w:eastAsia="Times New Roman" w:hAnsi="Times New Roman" w:cs="Times New Roman"/>
          <w:sz w:val="28"/>
          <w:szCs w:val="28"/>
        </w:rPr>
        <w:t>Botari</w:t>
      </w:r>
      <w:proofErr w:type="spellEnd"/>
      <w:r>
        <w:rPr>
          <w:rFonts w:ascii="Times New Roman" w:eastAsia="Times New Roman" w:hAnsi="Times New Roman" w:cs="Times New Roman"/>
          <w:sz w:val="28"/>
          <w:szCs w:val="28"/>
        </w:rPr>
        <w:t xml:space="preserve">, E. </w:t>
      </w:r>
      <w:proofErr w:type="spellStart"/>
      <w:r>
        <w:rPr>
          <w:rFonts w:ascii="Times New Roman" w:eastAsia="Times New Roman" w:hAnsi="Times New Roman" w:cs="Times New Roman"/>
          <w:sz w:val="28"/>
          <w:szCs w:val="28"/>
        </w:rPr>
        <w:t>Alcobaça</w:t>
      </w:r>
      <w:proofErr w:type="spellEnd"/>
      <w:r>
        <w:rPr>
          <w:rFonts w:ascii="Times New Roman" w:eastAsia="Times New Roman" w:hAnsi="Times New Roman" w:cs="Times New Roman"/>
          <w:sz w:val="28"/>
          <w:szCs w:val="28"/>
        </w:rPr>
        <w:t>, A.C.P.L.F. de Carvalho, E.D. Zanotto, Predicting and interpreting oxide glass properties by machine learning using large datasets, Ceramics International. 47 (2021) 23958–23972. https://doi.org/10.1016/j.ceramint.2021.05.105.</w:t>
      </w:r>
    </w:p>
    <w:p w14:paraId="5487D67C" w14:textId="77777777" w:rsidR="00124B88" w:rsidRDefault="00000000">
      <w:pPr>
        <w:tabs>
          <w:tab w:val="left" w:pos="504"/>
        </w:tabs>
        <w:ind w:left="504" w:hanging="504"/>
        <w:jc w:val="both"/>
      </w:pPr>
      <w:r>
        <w:rPr>
          <w:rFonts w:ascii="Times New Roman" w:eastAsia="Times New Roman" w:hAnsi="Times New Roman" w:cs="Times New Roman"/>
          <w:sz w:val="28"/>
          <w:szCs w:val="28"/>
        </w:rPr>
        <w:t>[17]</w:t>
      </w:r>
      <w:r>
        <w:rPr>
          <w:rFonts w:ascii="Times New Roman" w:eastAsia="Times New Roman" w:hAnsi="Times New Roman" w:cs="Times New Roman"/>
          <w:sz w:val="28"/>
          <w:szCs w:val="28"/>
        </w:rPr>
        <w:tab/>
        <w:t xml:space="preserve">D.R. </w:t>
      </w:r>
      <w:proofErr w:type="spellStart"/>
      <w:r>
        <w:rPr>
          <w:rFonts w:ascii="Times New Roman" w:eastAsia="Times New Roman" w:hAnsi="Times New Roman" w:cs="Times New Roman"/>
          <w:sz w:val="28"/>
          <w:szCs w:val="28"/>
        </w:rPr>
        <w:t>Cassar</w:t>
      </w:r>
      <w:proofErr w:type="spellEnd"/>
      <w:r>
        <w:rPr>
          <w:rFonts w:ascii="Times New Roman" w:eastAsia="Times New Roman" w:hAnsi="Times New Roman" w:cs="Times New Roman"/>
          <w:sz w:val="28"/>
          <w:szCs w:val="28"/>
        </w:rPr>
        <w:t>, G.G. Santos, E.D. Zanotto, Designing optical glasses by machine learning coupled with a genetic algorithm, Ceramics International. 47 (2021) 10555–10564. https://doi.org/10.1016/j.ceramint.2020.12.167.</w:t>
      </w:r>
    </w:p>
    <w:p w14:paraId="7A3C301B" w14:textId="77777777" w:rsidR="00124B88" w:rsidRDefault="00000000">
      <w:pPr>
        <w:tabs>
          <w:tab w:val="left" w:pos="504"/>
        </w:tabs>
        <w:ind w:left="504" w:hanging="504"/>
        <w:jc w:val="both"/>
      </w:pPr>
      <w:r>
        <w:rPr>
          <w:rFonts w:ascii="Times New Roman" w:eastAsia="Times New Roman" w:hAnsi="Times New Roman" w:cs="Times New Roman"/>
          <w:sz w:val="28"/>
          <w:szCs w:val="28"/>
        </w:rPr>
        <w:t>[18]</w:t>
      </w:r>
      <w:r>
        <w:rPr>
          <w:rFonts w:ascii="Times New Roman" w:eastAsia="Times New Roman" w:hAnsi="Times New Roman" w:cs="Times New Roman"/>
          <w:sz w:val="28"/>
          <w:szCs w:val="28"/>
        </w:rPr>
        <w:tab/>
        <w:t xml:space="preserve">C.J. Wilkinson, C. </w:t>
      </w:r>
      <w:proofErr w:type="spellStart"/>
      <w:r>
        <w:rPr>
          <w:rFonts w:ascii="Times New Roman" w:eastAsia="Times New Roman" w:hAnsi="Times New Roman" w:cs="Times New Roman"/>
          <w:sz w:val="28"/>
          <w:szCs w:val="28"/>
        </w:rPr>
        <w:t>Trivelpiece</w:t>
      </w:r>
      <w:proofErr w:type="spellEnd"/>
      <w:r>
        <w:rPr>
          <w:rFonts w:ascii="Times New Roman" w:eastAsia="Times New Roman" w:hAnsi="Times New Roman" w:cs="Times New Roman"/>
          <w:sz w:val="28"/>
          <w:szCs w:val="28"/>
        </w:rPr>
        <w:t xml:space="preserve">, R. </w:t>
      </w:r>
      <w:proofErr w:type="spellStart"/>
      <w:r>
        <w:rPr>
          <w:rFonts w:ascii="Times New Roman" w:eastAsia="Times New Roman" w:hAnsi="Times New Roman" w:cs="Times New Roman"/>
          <w:sz w:val="28"/>
          <w:szCs w:val="28"/>
        </w:rPr>
        <w:t>Hust</w:t>
      </w:r>
      <w:proofErr w:type="spellEnd"/>
      <w:r>
        <w:rPr>
          <w:rFonts w:ascii="Times New Roman" w:eastAsia="Times New Roman" w:hAnsi="Times New Roman" w:cs="Times New Roman"/>
          <w:sz w:val="28"/>
          <w:szCs w:val="28"/>
        </w:rPr>
        <w:t xml:space="preserve">, R.S. Welch, S.A. Feller, J.C. Mauro, Hybrid Machine Learning/Physics-Based Approach for Predicting Oxide Glass-Forming Ability, Acta </w:t>
      </w:r>
      <w:proofErr w:type="spellStart"/>
      <w:r>
        <w:rPr>
          <w:rFonts w:ascii="Times New Roman" w:eastAsia="Times New Roman" w:hAnsi="Times New Roman" w:cs="Times New Roman"/>
          <w:sz w:val="28"/>
          <w:szCs w:val="28"/>
        </w:rPr>
        <w:t>Materialia</w:t>
      </w:r>
      <w:proofErr w:type="spellEnd"/>
      <w:r>
        <w:rPr>
          <w:rFonts w:ascii="Times New Roman" w:eastAsia="Times New Roman" w:hAnsi="Times New Roman" w:cs="Times New Roman"/>
          <w:sz w:val="28"/>
          <w:szCs w:val="28"/>
        </w:rPr>
        <w:t>. (2021) 117432. https://doi.org/10.1016/j.actamat.2021.117432.</w:t>
      </w:r>
    </w:p>
    <w:p w14:paraId="720E6C93" w14:textId="77777777" w:rsidR="00124B88" w:rsidRDefault="00000000">
      <w:pPr>
        <w:tabs>
          <w:tab w:val="left" w:pos="504"/>
        </w:tabs>
        <w:ind w:left="504" w:hanging="504"/>
        <w:jc w:val="both"/>
      </w:pPr>
      <w:r>
        <w:rPr>
          <w:rFonts w:ascii="Times New Roman" w:eastAsia="Times New Roman" w:hAnsi="Times New Roman" w:cs="Times New Roman"/>
          <w:sz w:val="28"/>
          <w:szCs w:val="28"/>
        </w:rPr>
        <w:t>[19]</w:t>
      </w:r>
      <w:r>
        <w:rPr>
          <w:rFonts w:ascii="Times New Roman" w:eastAsia="Times New Roman" w:hAnsi="Times New Roman" w:cs="Times New Roman"/>
          <w:sz w:val="28"/>
          <w:szCs w:val="28"/>
        </w:rPr>
        <w:tab/>
        <w:t>K. Nakamura, N. Otani, T. Koike, Multi-objective Bayesian optimization of optical glass compositions, Ceramics International. (2021). https://doi.org/10.1016/j.ceramint.2021.02.155.</w:t>
      </w:r>
    </w:p>
    <w:p w14:paraId="2E682B7B" w14:textId="77777777" w:rsidR="00124B88" w:rsidRDefault="00000000">
      <w:pPr>
        <w:tabs>
          <w:tab w:val="left" w:pos="504"/>
        </w:tabs>
        <w:ind w:left="504" w:hanging="504"/>
        <w:jc w:val="both"/>
      </w:pPr>
      <w:r>
        <w:rPr>
          <w:rFonts w:ascii="Times New Roman" w:eastAsia="Times New Roman" w:hAnsi="Times New Roman" w:cs="Times New Roman"/>
          <w:sz w:val="28"/>
          <w:szCs w:val="28"/>
        </w:rPr>
        <w:t>[20]</w:t>
      </w:r>
      <w:r>
        <w:rPr>
          <w:rFonts w:ascii="Times New Roman" w:eastAsia="Times New Roman" w:hAnsi="Times New Roman" w:cs="Times New Roman"/>
          <w:sz w:val="28"/>
          <w:szCs w:val="28"/>
        </w:rPr>
        <w:tab/>
        <w:t xml:space="preserve">Y. Zhang, X. Xu, Predicting </w:t>
      </w:r>
      <w:proofErr w:type="spellStart"/>
      <w:r>
        <w:rPr>
          <w:rFonts w:ascii="Times New Roman" w:eastAsia="Times New Roman" w:hAnsi="Times New Roman" w:cs="Times New Roman"/>
          <w:sz w:val="28"/>
          <w:szCs w:val="28"/>
        </w:rPr>
        <w:t>As</w:t>
      </w:r>
      <w:r>
        <w:rPr>
          <w:rFonts w:ascii="Times New Roman" w:eastAsia="Times New Roman" w:hAnsi="Times New Roman" w:cs="Times New Roman"/>
          <w:sz w:val="28"/>
          <w:szCs w:val="28"/>
          <w:vertAlign w:val="subscript"/>
        </w:rPr>
        <w:t>x</w:t>
      </w:r>
      <w:proofErr w:type="spellEnd"/>
      <w:r>
        <w:rPr>
          <w:rFonts w:ascii="Times New Roman" w:eastAsia="Times New Roman" w:hAnsi="Times New Roman" w:cs="Times New Roman"/>
          <w:sz w:val="28"/>
          <w:szCs w:val="28"/>
        </w:rPr>
        <w:t xml:space="preserve"> Se</w:t>
      </w:r>
      <w:r>
        <w:rPr>
          <w:rFonts w:ascii="Times New Roman" w:eastAsia="Times New Roman" w:hAnsi="Times New Roman" w:cs="Times New Roman"/>
          <w:sz w:val="28"/>
          <w:szCs w:val="28"/>
          <w:vertAlign w:val="subscript"/>
        </w:rPr>
        <w:t>1 - x</w:t>
      </w:r>
      <w:r>
        <w:rPr>
          <w:rFonts w:ascii="Times New Roman" w:eastAsia="Times New Roman" w:hAnsi="Times New Roman" w:cs="Times New Roman"/>
          <w:sz w:val="28"/>
          <w:szCs w:val="28"/>
        </w:rPr>
        <w:t xml:space="preserve"> glass transition onset temperature, Int J </w:t>
      </w:r>
      <w:proofErr w:type="spellStart"/>
      <w:r>
        <w:rPr>
          <w:rFonts w:ascii="Times New Roman" w:eastAsia="Times New Roman" w:hAnsi="Times New Roman" w:cs="Times New Roman"/>
          <w:sz w:val="28"/>
          <w:szCs w:val="28"/>
        </w:rPr>
        <w:t>Thermophys</w:t>
      </w:r>
      <w:proofErr w:type="spellEnd"/>
      <w:r>
        <w:rPr>
          <w:rFonts w:ascii="Times New Roman" w:eastAsia="Times New Roman" w:hAnsi="Times New Roman" w:cs="Times New Roman"/>
          <w:sz w:val="28"/>
          <w:szCs w:val="28"/>
        </w:rPr>
        <w:t>. 41 (2020) 149. https://doi.org/10.1007/s10765-020-02734-4.</w:t>
      </w:r>
    </w:p>
    <w:p w14:paraId="6D58CCB2" w14:textId="77777777" w:rsidR="00124B88" w:rsidRDefault="00000000">
      <w:pPr>
        <w:tabs>
          <w:tab w:val="left" w:pos="504"/>
        </w:tabs>
        <w:ind w:left="504" w:hanging="504"/>
        <w:jc w:val="both"/>
      </w:pPr>
      <w:r>
        <w:rPr>
          <w:rFonts w:ascii="Times New Roman" w:eastAsia="Times New Roman" w:hAnsi="Times New Roman" w:cs="Times New Roman"/>
          <w:sz w:val="28"/>
          <w:szCs w:val="28"/>
        </w:rPr>
        <w:lastRenderedPageBreak/>
        <w:t>[21]</w:t>
      </w:r>
      <w:r>
        <w:rPr>
          <w:rFonts w:ascii="Times New Roman" w:eastAsia="Times New Roman" w:hAnsi="Times New Roman" w:cs="Times New Roman"/>
          <w:sz w:val="28"/>
          <w:szCs w:val="28"/>
        </w:rPr>
        <w:tab/>
        <w:t xml:space="preserve">M. Xu, M. Xu, X. Miao, Deep machine learning unravels the structural origin of mid-gap states in chalcogenide glass for high-density memory integration, </w:t>
      </w:r>
      <w:proofErr w:type="spellStart"/>
      <w:r>
        <w:rPr>
          <w:rFonts w:ascii="Times New Roman" w:eastAsia="Times New Roman" w:hAnsi="Times New Roman" w:cs="Times New Roman"/>
          <w:sz w:val="28"/>
          <w:szCs w:val="28"/>
        </w:rPr>
        <w:t>InfoMat</w:t>
      </w:r>
      <w:proofErr w:type="spellEnd"/>
      <w:r>
        <w:rPr>
          <w:rFonts w:ascii="Times New Roman" w:eastAsia="Times New Roman" w:hAnsi="Times New Roman" w:cs="Times New Roman"/>
          <w:sz w:val="28"/>
          <w:szCs w:val="28"/>
        </w:rPr>
        <w:t>. 4 (2022) e12315. https://doi.org/10.1002/inf2.12315.</w:t>
      </w:r>
    </w:p>
    <w:p w14:paraId="02B1BFA7" w14:textId="77777777" w:rsidR="00124B88" w:rsidRDefault="00000000">
      <w:pPr>
        <w:tabs>
          <w:tab w:val="left" w:pos="504"/>
        </w:tabs>
        <w:ind w:left="504" w:hanging="504"/>
        <w:jc w:val="both"/>
      </w:pPr>
      <w:r>
        <w:rPr>
          <w:rFonts w:ascii="Times New Roman" w:eastAsia="Times New Roman" w:hAnsi="Times New Roman" w:cs="Times New Roman"/>
          <w:sz w:val="28"/>
          <w:szCs w:val="28"/>
        </w:rPr>
        <w:t>[22]</w:t>
      </w:r>
      <w:r>
        <w:rPr>
          <w:rFonts w:ascii="Times New Roman" w:eastAsia="Times New Roman" w:hAnsi="Times New Roman" w:cs="Times New Roman"/>
          <w:sz w:val="28"/>
          <w:szCs w:val="28"/>
        </w:rPr>
        <w:tab/>
        <w:t>S.M. Lundberg, S.-I. Lee, A unified approach to interpreting model predictions, Advances in Neural Information Processing Systems. 30 (2017) 4765–4774.</w:t>
      </w:r>
    </w:p>
    <w:p w14:paraId="78122E39" w14:textId="77777777" w:rsidR="00124B88" w:rsidRDefault="00000000">
      <w:pPr>
        <w:tabs>
          <w:tab w:val="left" w:pos="504"/>
        </w:tabs>
        <w:ind w:left="504" w:hanging="504"/>
        <w:jc w:val="both"/>
      </w:pPr>
      <w:r>
        <w:rPr>
          <w:rFonts w:ascii="Times New Roman" w:eastAsia="Times New Roman" w:hAnsi="Times New Roman" w:cs="Times New Roman"/>
          <w:sz w:val="28"/>
          <w:szCs w:val="28"/>
        </w:rPr>
        <w:t>[23]</w:t>
      </w:r>
      <w:r>
        <w:rPr>
          <w:rFonts w:ascii="Times New Roman" w:eastAsia="Times New Roman" w:hAnsi="Times New Roman" w:cs="Times New Roman"/>
          <w:sz w:val="28"/>
          <w:szCs w:val="28"/>
        </w:rPr>
        <w:tab/>
        <w:t xml:space="preserve">S.M. Lundberg, B. Nair, M.S. Vavilala, M. </w:t>
      </w:r>
      <w:proofErr w:type="spellStart"/>
      <w:r>
        <w:rPr>
          <w:rFonts w:ascii="Times New Roman" w:eastAsia="Times New Roman" w:hAnsi="Times New Roman" w:cs="Times New Roman"/>
          <w:sz w:val="28"/>
          <w:szCs w:val="28"/>
        </w:rPr>
        <w:t>Horibe</w:t>
      </w:r>
      <w:proofErr w:type="spellEnd"/>
      <w:r>
        <w:rPr>
          <w:rFonts w:ascii="Times New Roman" w:eastAsia="Times New Roman" w:hAnsi="Times New Roman" w:cs="Times New Roman"/>
          <w:sz w:val="28"/>
          <w:szCs w:val="28"/>
        </w:rPr>
        <w:t xml:space="preserve">, M.J. </w:t>
      </w:r>
      <w:proofErr w:type="spellStart"/>
      <w:r>
        <w:rPr>
          <w:rFonts w:ascii="Times New Roman" w:eastAsia="Times New Roman" w:hAnsi="Times New Roman" w:cs="Times New Roman"/>
          <w:sz w:val="28"/>
          <w:szCs w:val="28"/>
        </w:rPr>
        <w:t>Eisses</w:t>
      </w:r>
      <w:proofErr w:type="spellEnd"/>
      <w:r>
        <w:rPr>
          <w:rFonts w:ascii="Times New Roman" w:eastAsia="Times New Roman" w:hAnsi="Times New Roman" w:cs="Times New Roman"/>
          <w:sz w:val="28"/>
          <w:szCs w:val="28"/>
        </w:rPr>
        <w:t xml:space="preserve">, T. Adams, D.E. Liston, D.K.-W. Low, S.-F. Newman, J. Kim, S.-I. Lee, Explainable machine-learning predictions for the prevention of </w:t>
      </w:r>
      <w:proofErr w:type="spellStart"/>
      <w:r>
        <w:rPr>
          <w:rFonts w:ascii="Times New Roman" w:eastAsia="Times New Roman" w:hAnsi="Times New Roman" w:cs="Times New Roman"/>
          <w:sz w:val="28"/>
          <w:szCs w:val="28"/>
        </w:rPr>
        <w:t>hypoxaemia</w:t>
      </w:r>
      <w:proofErr w:type="spellEnd"/>
      <w:r>
        <w:rPr>
          <w:rFonts w:ascii="Times New Roman" w:eastAsia="Times New Roman" w:hAnsi="Times New Roman" w:cs="Times New Roman"/>
          <w:sz w:val="28"/>
          <w:szCs w:val="28"/>
        </w:rPr>
        <w:t xml:space="preserve"> during surgery, Nature Biomedical Engineering. 2 (2018) 749–760. https://doi.org/10.1038/s41551-018-0304-0.</w:t>
      </w:r>
    </w:p>
    <w:p w14:paraId="6C8448A0" w14:textId="77777777" w:rsidR="00124B88" w:rsidRDefault="00000000">
      <w:pPr>
        <w:tabs>
          <w:tab w:val="left" w:pos="504"/>
        </w:tabs>
        <w:ind w:left="504" w:hanging="504"/>
        <w:jc w:val="both"/>
      </w:pPr>
      <w:r>
        <w:rPr>
          <w:rFonts w:ascii="Times New Roman" w:eastAsia="Times New Roman" w:hAnsi="Times New Roman" w:cs="Times New Roman"/>
          <w:sz w:val="28"/>
          <w:szCs w:val="28"/>
        </w:rPr>
        <w:t>[24]</w:t>
      </w:r>
      <w:r>
        <w:rPr>
          <w:rFonts w:ascii="Times New Roman" w:eastAsia="Times New Roman" w:hAnsi="Times New Roman" w:cs="Times New Roman"/>
          <w:sz w:val="28"/>
          <w:szCs w:val="28"/>
        </w:rPr>
        <w:tab/>
        <w:t xml:space="preserve">S.M. Lundberg, G. </w:t>
      </w:r>
      <w:proofErr w:type="spellStart"/>
      <w:r>
        <w:rPr>
          <w:rFonts w:ascii="Times New Roman" w:eastAsia="Times New Roman" w:hAnsi="Times New Roman" w:cs="Times New Roman"/>
          <w:sz w:val="28"/>
          <w:szCs w:val="28"/>
        </w:rPr>
        <w:t>Erion</w:t>
      </w:r>
      <w:proofErr w:type="spellEnd"/>
      <w:r>
        <w:rPr>
          <w:rFonts w:ascii="Times New Roman" w:eastAsia="Times New Roman" w:hAnsi="Times New Roman" w:cs="Times New Roman"/>
          <w:sz w:val="28"/>
          <w:szCs w:val="28"/>
        </w:rPr>
        <w:t xml:space="preserve">, H. Chen, A. DeGrave, J.M. </w:t>
      </w:r>
      <w:proofErr w:type="spellStart"/>
      <w:r>
        <w:rPr>
          <w:rFonts w:ascii="Times New Roman" w:eastAsia="Times New Roman" w:hAnsi="Times New Roman" w:cs="Times New Roman"/>
          <w:sz w:val="28"/>
          <w:szCs w:val="28"/>
        </w:rPr>
        <w:t>Prutkin</w:t>
      </w:r>
      <w:proofErr w:type="spellEnd"/>
      <w:r>
        <w:rPr>
          <w:rFonts w:ascii="Times New Roman" w:eastAsia="Times New Roman" w:hAnsi="Times New Roman" w:cs="Times New Roman"/>
          <w:sz w:val="28"/>
          <w:szCs w:val="28"/>
        </w:rPr>
        <w:t>, B. Nair, R. Katz, J. Himmelfarb, N. Bansal, S.-I. Lee, From local explanations to global understanding with explainable AI for trees, Nature Machine Intelligence. 2 (2020) 56–67. https://doi.org/10.1038/s42256-019-0138-9.</w:t>
      </w:r>
    </w:p>
    <w:p w14:paraId="29E32613" w14:textId="77777777" w:rsidR="00124B88" w:rsidRDefault="00000000">
      <w:pPr>
        <w:tabs>
          <w:tab w:val="left" w:pos="504"/>
        </w:tabs>
        <w:ind w:left="504" w:hanging="504"/>
        <w:jc w:val="both"/>
      </w:pPr>
      <w:r>
        <w:rPr>
          <w:rFonts w:ascii="Times New Roman" w:eastAsia="Times New Roman" w:hAnsi="Times New Roman" w:cs="Times New Roman"/>
          <w:sz w:val="28"/>
          <w:szCs w:val="28"/>
        </w:rPr>
        <w:t>[25]</w:t>
      </w:r>
      <w:r>
        <w:rPr>
          <w:rFonts w:ascii="Times New Roman" w:eastAsia="Times New Roman" w:hAnsi="Times New Roman" w:cs="Times New Roman"/>
          <w:sz w:val="28"/>
          <w:szCs w:val="28"/>
        </w:rPr>
        <w:tab/>
        <w:t xml:space="preserve">F. </w:t>
      </w:r>
      <w:proofErr w:type="spellStart"/>
      <w:r>
        <w:rPr>
          <w:rFonts w:ascii="Times New Roman" w:eastAsia="Times New Roman" w:hAnsi="Times New Roman" w:cs="Times New Roman"/>
          <w:sz w:val="28"/>
          <w:szCs w:val="28"/>
        </w:rPr>
        <w:t>Pedregosa</w:t>
      </w:r>
      <w:proofErr w:type="spellEnd"/>
      <w:r>
        <w:rPr>
          <w:rFonts w:ascii="Times New Roman" w:eastAsia="Times New Roman" w:hAnsi="Times New Roman" w:cs="Times New Roman"/>
          <w:sz w:val="28"/>
          <w:szCs w:val="28"/>
        </w:rPr>
        <w:t xml:space="preserve">, G. </w:t>
      </w:r>
      <w:proofErr w:type="spellStart"/>
      <w:r>
        <w:rPr>
          <w:rFonts w:ascii="Times New Roman" w:eastAsia="Times New Roman" w:hAnsi="Times New Roman" w:cs="Times New Roman"/>
          <w:sz w:val="28"/>
          <w:szCs w:val="28"/>
        </w:rPr>
        <w:t>Varoquaux</w:t>
      </w:r>
      <w:proofErr w:type="spellEnd"/>
      <w:r>
        <w:rPr>
          <w:rFonts w:ascii="Times New Roman" w:eastAsia="Times New Roman" w:hAnsi="Times New Roman" w:cs="Times New Roman"/>
          <w:sz w:val="28"/>
          <w:szCs w:val="28"/>
        </w:rPr>
        <w:t xml:space="preserve">, A. </w:t>
      </w:r>
      <w:proofErr w:type="spellStart"/>
      <w:r>
        <w:rPr>
          <w:rFonts w:ascii="Times New Roman" w:eastAsia="Times New Roman" w:hAnsi="Times New Roman" w:cs="Times New Roman"/>
          <w:sz w:val="28"/>
          <w:szCs w:val="28"/>
        </w:rPr>
        <w:t>Gramfort</w:t>
      </w:r>
      <w:proofErr w:type="spellEnd"/>
      <w:r>
        <w:rPr>
          <w:rFonts w:ascii="Times New Roman" w:eastAsia="Times New Roman" w:hAnsi="Times New Roman" w:cs="Times New Roman"/>
          <w:sz w:val="28"/>
          <w:szCs w:val="28"/>
        </w:rPr>
        <w:t xml:space="preserve">, V. Michel, B. </w:t>
      </w:r>
      <w:proofErr w:type="spellStart"/>
      <w:r>
        <w:rPr>
          <w:rFonts w:ascii="Times New Roman" w:eastAsia="Times New Roman" w:hAnsi="Times New Roman" w:cs="Times New Roman"/>
          <w:sz w:val="28"/>
          <w:szCs w:val="28"/>
        </w:rPr>
        <w:t>Thirion</w:t>
      </w:r>
      <w:proofErr w:type="spellEnd"/>
      <w:r>
        <w:rPr>
          <w:rFonts w:ascii="Times New Roman" w:eastAsia="Times New Roman" w:hAnsi="Times New Roman" w:cs="Times New Roman"/>
          <w:sz w:val="28"/>
          <w:szCs w:val="28"/>
        </w:rPr>
        <w:t xml:space="preserve">, O. Grisel, M. Blondel, P. </w:t>
      </w:r>
      <w:proofErr w:type="spellStart"/>
      <w:r>
        <w:rPr>
          <w:rFonts w:ascii="Times New Roman" w:eastAsia="Times New Roman" w:hAnsi="Times New Roman" w:cs="Times New Roman"/>
          <w:sz w:val="28"/>
          <w:szCs w:val="28"/>
        </w:rPr>
        <w:t>Prettenhofer</w:t>
      </w:r>
      <w:proofErr w:type="spellEnd"/>
      <w:r>
        <w:rPr>
          <w:rFonts w:ascii="Times New Roman" w:eastAsia="Times New Roman" w:hAnsi="Times New Roman" w:cs="Times New Roman"/>
          <w:sz w:val="28"/>
          <w:szCs w:val="28"/>
        </w:rPr>
        <w:t xml:space="preserve">, R. Weiss, V. </w:t>
      </w:r>
      <w:proofErr w:type="spellStart"/>
      <w:r>
        <w:rPr>
          <w:rFonts w:ascii="Times New Roman" w:eastAsia="Times New Roman" w:hAnsi="Times New Roman" w:cs="Times New Roman"/>
          <w:sz w:val="28"/>
          <w:szCs w:val="28"/>
        </w:rPr>
        <w:t>Dubourg</w:t>
      </w:r>
      <w:proofErr w:type="spellEnd"/>
      <w:r>
        <w:rPr>
          <w:rFonts w:ascii="Times New Roman" w:eastAsia="Times New Roman" w:hAnsi="Times New Roman" w:cs="Times New Roman"/>
          <w:sz w:val="28"/>
          <w:szCs w:val="28"/>
        </w:rPr>
        <w:t xml:space="preserve">, J. </w:t>
      </w:r>
      <w:proofErr w:type="spellStart"/>
      <w:r>
        <w:rPr>
          <w:rFonts w:ascii="Times New Roman" w:eastAsia="Times New Roman" w:hAnsi="Times New Roman" w:cs="Times New Roman"/>
          <w:sz w:val="28"/>
          <w:szCs w:val="28"/>
        </w:rPr>
        <w:t>Vanderplas</w:t>
      </w:r>
      <w:proofErr w:type="spellEnd"/>
      <w:r>
        <w:rPr>
          <w:rFonts w:ascii="Times New Roman" w:eastAsia="Times New Roman" w:hAnsi="Times New Roman" w:cs="Times New Roman"/>
          <w:sz w:val="28"/>
          <w:szCs w:val="28"/>
        </w:rPr>
        <w:t xml:space="preserve">, A. </w:t>
      </w:r>
      <w:proofErr w:type="spellStart"/>
      <w:r>
        <w:rPr>
          <w:rFonts w:ascii="Times New Roman" w:eastAsia="Times New Roman" w:hAnsi="Times New Roman" w:cs="Times New Roman"/>
          <w:sz w:val="28"/>
          <w:szCs w:val="28"/>
        </w:rPr>
        <w:t>Passos</w:t>
      </w:r>
      <w:proofErr w:type="spellEnd"/>
      <w:r>
        <w:rPr>
          <w:rFonts w:ascii="Times New Roman" w:eastAsia="Times New Roman" w:hAnsi="Times New Roman" w:cs="Times New Roman"/>
          <w:sz w:val="28"/>
          <w:szCs w:val="28"/>
        </w:rPr>
        <w:t xml:space="preserve">, D. </w:t>
      </w:r>
      <w:proofErr w:type="spellStart"/>
      <w:r>
        <w:rPr>
          <w:rFonts w:ascii="Times New Roman" w:eastAsia="Times New Roman" w:hAnsi="Times New Roman" w:cs="Times New Roman"/>
          <w:sz w:val="28"/>
          <w:szCs w:val="28"/>
        </w:rPr>
        <w:t>Cournapeau</w:t>
      </w:r>
      <w:proofErr w:type="spellEnd"/>
      <w:r>
        <w:rPr>
          <w:rFonts w:ascii="Times New Roman" w:eastAsia="Times New Roman" w:hAnsi="Times New Roman" w:cs="Times New Roman"/>
          <w:sz w:val="28"/>
          <w:szCs w:val="28"/>
        </w:rPr>
        <w:t xml:space="preserve">, M. </w:t>
      </w:r>
      <w:proofErr w:type="spellStart"/>
      <w:r>
        <w:rPr>
          <w:rFonts w:ascii="Times New Roman" w:eastAsia="Times New Roman" w:hAnsi="Times New Roman" w:cs="Times New Roman"/>
          <w:sz w:val="28"/>
          <w:szCs w:val="28"/>
        </w:rPr>
        <w:t>Brucher</w:t>
      </w:r>
      <w:proofErr w:type="spellEnd"/>
      <w:r>
        <w:rPr>
          <w:rFonts w:ascii="Times New Roman" w:eastAsia="Times New Roman" w:hAnsi="Times New Roman" w:cs="Times New Roman"/>
          <w:sz w:val="28"/>
          <w:szCs w:val="28"/>
        </w:rPr>
        <w:t xml:space="preserve">, M. Perrot, E. </w:t>
      </w:r>
      <w:proofErr w:type="spellStart"/>
      <w:r>
        <w:rPr>
          <w:rFonts w:ascii="Times New Roman" w:eastAsia="Times New Roman" w:hAnsi="Times New Roman" w:cs="Times New Roman"/>
          <w:sz w:val="28"/>
          <w:szCs w:val="28"/>
        </w:rPr>
        <w:t>Duchesnay</w:t>
      </w:r>
      <w:proofErr w:type="spellEnd"/>
      <w:r>
        <w:rPr>
          <w:rFonts w:ascii="Times New Roman" w:eastAsia="Times New Roman" w:hAnsi="Times New Roman" w:cs="Times New Roman"/>
          <w:sz w:val="28"/>
          <w:szCs w:val="28"/>
        </w:rPr>
        <w:t>, Scikit-learn: machine learning in Python, Journal of Machine Learning Research. 12 (2011) 2825–2830.</w:t>
      </w:r>
    </w:p>
    <w:p w14:paraId="0A387BCD" w14:textId="77777777" w:rsidR="00124B88" w:rsidRDefault="00000000">
      <w:pPr>
        <w:tabs>
          <w:tab w:val="left" w:pos="504"/>
        </w:tabs>
        <w:ind w:left="504" w:hanging="504"/>
        <w:jc w:val="both"/>
      </w:pPr>
      <w:r>
        <w:rPr>
          <w:rFonts w:ascii="Times New Roman" w:eastAsia="Times New Roman" w:hAnsi="Times New Roman" w:cs="Times New Roman"/>
          <w:sz w:val="28"/>
          <w:szCs w:val="28"/>
        </w:rPr>
        <w:t>[26]</w:t>
      </w:r>
      <w:r>
        <w:rPr>
          <w:rFonts w:ascii="Times New Roman" w:eastAsia="Times New Roman" w:hAnsi="Times New Roman" w:cs="Times New Roman"/>
          <w:sz w:val="28"/>
          <w:szCs w:val="28"/>
        </w:rPr>
        <w:tab/>
        <w:t xml:space="preserve">D. </w:t>
      </w:r>
      <w:proofErr w:type="spellStart"/>
      <w:r>
        <w:rPr>
          <w:rFonts w:ascii="Times New Roman" w:eastAsia="Times New Roman" w:hAnsi="Times New Roman" w:cs="Times New Roman"/>
          <w:sz w:val="28"/>
          <w:szCs w:val="28"/>
        </w:rPr>
        <w:t>Krstajic</w:t>
      </w:r>
      <w:proofErr w:type="spellEnd"/>
      <w:r>
        <w:rPr>
          <w:rFonts w:ascii="Times New Roman" w:eastAsia="Times New Roman" w:hAnsi="Times New Roman" w:cs="Times New Roman"/>
          <w:sz w:val="28"/>
          <w:szCs w:val="28"/>
        </w:rPr>
        <w:t xml:space="preserve">, L.J. </w:t>
      </w:r>
      <w:proofErr w:type="spellStart"/>
      <w:r>
        <w:rPr>
          <w:rFonts w:ascii="Times New Roman" w:eastAsia="Times New Roman" w:hAnsi="Times New Roman" w:cs="Times New Roman"/>
          <w:sz w:val="28"/>
          <w:szCs w:val="28"/>
        </w:rPr>
        <w:t>Buturovic</w:t>
      </w:r>
      <w:proofErr w:type="spellEnd"/>
      <w:r>
        <w:rPr>
          <w:rFonts w:ascii="Times New Roman" w:eastAsia="Times New Roman" w:hAnsi="Times New Roman" w:cs="Times New Roman"/>
          <w:sz w:val="28"/>
          <w:szCs w:val="28"/>
        </w:rPr>
        <w:t>, D.E. Leahy, S. Thomas, Cross-validation pitfalls when selecting and assessing regression and classification models, Journal of Cheminformatics. 6 (2014) 10. https://doi.org/10.1186/1758-2946-6-10.</w:t>
      </w:r>
    </w:p>
    <w:p w14:paraId="33F2133B" w14:textId="77777777" w:rsidR="00124B88" w:rsidRDefault="00000000">
      <w:pPr>
        <w:tabs>
          <w:tab w:val="left" w:pos="504"/>
        </w:tabs>
        <w:ind w:left="504" w:hanging="504"/>
        <w:jc w:val="both"/>
      </w:pPr>
      <w:r>
        <w:rPr>
          <w:rFonts w:ascii="Times New Roman" w:eastAsia="Times New Roman" w:hAnsi="Times New Roman" w:cs="Times New Roman"/>
          <w:sz w:val="28"/>
          <w:szCs w:val="28"/>
        </w:rPr>
        <w:t>[27]</w:t>
      </w:r>
      <w:r>
        <w:rPr>
          <w:rFonts w:ascii="Times New Roman" w:eastAsia="Times New Roman" w:hAnsi="Times New Roman" w:cs="Times New Roman"/>
          <w:sz w:val="28"/>
          <w:szCs w:val="28"/>
        </w:rPr>
        <w:tab/>
        <w:t xml:space="preserve">J. </w:t>
      </w:r>
      <w:proofErr w:type="spellStart"/>
      <w:r>
        <w:rPr>
          <w:rFonts w:ascii="Times New Roman" w:eastAsia="Times New Roman" w:hAnsi="Times New Roman" w:cs="Times New Roman"/>
          <w:sz w:val="28"/>
          <w:szCs w:val="28"/>
        </w:rPr>
        <w:t>Wainer</w:t>
      </w:r>
      <w:proofErr w:type="spellEnd"/>
      <w:r>
        <w:rPr>
          <w:rFonts w:ascii="Times New Roman" w:eastAsia="Times New Roman" w:hAnsi="Times New Roman" w:cs="Times New Roman"/>
          <w:sz w:val="28"/>
          <w:szCs w:val="28"/>
        </w:rPr>
        <w:t>, G. Cawley, Nested cross-validation when selecting classifiers is overzealous for most practical applications, Expert Systems with Applications. 182 (2021) 115222. https://doi.org/10.1016/j.eswa.2021.115222.</w:t>
      </w:r>
    </w:p>
    <w:p w14:paraId="68D89B45" w14:textId="77777777" w:rsidR="00124B88" w:rsidRDefault="00000000">
      <w:pPr>
        <w:tabs>
          <w:tab w:val="left" w:pos="504"/>
        </w:tabs>
        <w:ind w:left="504" w:hanging="504"/>
        <w:jc w:val="both"/>
      </w:pPr>
      <w:r>
        <w:rPr>
          <w:rFonts w:ascii="Times New Roman" w:eastAsia="Times New Roman" w:hAnsi="Times New Roman" w:cs="Times New Roman"/>
          <w:sz w:val="28"/>
          <w:szCs w:val="28"/>
        </w:rPr>
        <w:t>[28]</w:t>
      </w:r>
      <w:r>
        <w:rPr>
          <w:rFonts w:ascii="Times New Roman" w:eastAsia="Times New Roman" w:hAnsi="Times New Roman" w:cs="Times New Roman"/>
          <w:sz w:val="28"/>
          <w:szCs w:val="28"/>
        </w:rPr>
        <w:tab/>
        <w:t>L.S. Shapley, A value for n-person games, Contributions to the Theory of Games. 2 (1953) 307–317.</w:t>
      </w:r>
    </w:p>
    <w:p w14:paraId="58C981ED" w14:textId="77777777" w:rsidR="00124B88" w:rsidRDefault="00000000">
      <w:pPr>
        <w:tabs>
          <w:tab w:val="left" w:pos="504"/>
        </w:tabs>
        <w:ind w:left="504" w:hanging="504"/>
        <w:jc w:val="both"/>
      </w:pPr>
      <w:r>
        <w:rPr>
          <w:rFonts w:ascii="Times New Roman" w:eastAsia="Times New Roman" w:hAnsi="Times New Roman" w:cs="Times New Roman"/>
          <w:sz w:val="28"/>
          <w:szCs w:val="28"/>
        </w:rPr>
        <w:t>[29]</w:t>
      </w:r>
      <w:r>
        <w:rPr>
          <w:rFonts w:ascii="Times New Roman" w:eastAsia="Times New Roman" w:hAnsi="Times New Roman" w:cs="Times New Roman"/>
          <w:sz w:val="28"/>
          <w:szCs w:val="28"/>
        </w:rPr>
        <w:tab/>
        <w:t xml:space="preserve">F. </w:t>
      </w:r>
      <w:proofErr w:type="spellStart"/>
      <w:r>
        <w:rPr>
          <w:rFonts w:ascii="Times New Roman" w:eastAsia="Times New Roman" w:hAnsi="Times New Roman" w:cs="Times New Roman"/>
          <w:sz w:val="28"/>
          <w:szCs w:val="28"/>
        </w:rPr>
        <w:t>Bodria</w:t>
      </w:r>
      <w:proofErr w:type="spellEnd"/>
      <w:r>
        <w:rPr>
          <w:rFonts w:ascii="Times New Roman" w:eastAsia="Times New Roman" w:hAnsi="Times New Roman" w:cs="Times New Roman"/>
          <w:sz w:val="28"/>
          <w:szCs w:val="28"/>
        </w:rPr>
        <w:t xml:space="preserve">, F. Giannotti, R. </w:t>
      </w:r>
      <w:proofErr w:type="spellStart"/>
      <w:r>
        <w:rPr>
          <w:rFonts w:ascii="Times New Roman" w:eastAsia="Times New Roman" w:hAnsi="Times New Roman" w:cs="Times New Roman"/>
          <w:sz w:val="28"/>
          <w:szCs w:val="28"/>
        </w:rPr>
        <w:t>Guidotti</w:t>
      </w:r>
      <w:proofErr w:type="spellEnd"/>
      <w:r>
        <w:rPr>
          <w:rFonts w:ascii="Times New Roman" w:eastAsia="Times New Roman" w:hAnsi="Times New Roman" w:cs="Times New Roman"/>
          <w:sz w:val="28"/>
          <w:szCs w:val="28"/>
        </w:rPr>
        <w:t xml:space="preserve">, F. </w:t>
      </w:r>
      <w:proofErr w:type="spellStart"/>
      <w:r>
        <w:rPr>
          <w:rFonts w:ascii="Times New Roman" w:eastAsia="Times New Roman" w:hAnsi="Times New Roman" w:cs="Times New Roman"/>
          <w:sz w:val="28"/>
          <w:szCs w:val="28"/>
        </w:rPr>
        <w:t>Naretto</w:t>
      </w:r>
      <w:proofErr w:type="spellEnd"/>
      <w:r>
        <w:rPr>
          <w:rFonts w:ascii="Times New Roman" w:eastAsia="Times New Roman" w:hAnsi="Times New Roman" w:cs="Times New Roman"/>
          <w:sz w:val="28"/>
          <w:szCs w:val="28"/>
        </w:rPr>
        <w:t xml:space="preserve">, D. </w:t>
      </w:r>
      <w:proofErr w:type="spellStart"/>
      <w:r>
        <w:rPr>
          <w:rFonts w:ascii="Times New Roman" w:eastAsia="Times New Roman" w:hAnsi="Times New Roman" w:cs="Times New Roman"/>
          <w:sz w:val="28"/>
          <w:szCs w:val="28"/>
        </w:rPr>
        <w:t>Pedreschi</w:t>
      </w:r>
      <w:proofErr w:type="spellEnd"/>
      <w:r>
        <w:rPr>
          <w:rFonts w:ascii="Times New Roman" w:eastAsia="Times New Roman" w:hAnsi="Times New Roman" w:cs="Times New Roman"/>
          <w:sz w:val="28"/>
          <w:szCs w:val="28"/>
        </w:rPr>
        <w:t xml:space="preserve">, S. </w:t>
      </w:r>
      <w:proofErr w:type="spellStart"/>
      <w:r>
        <w:rPr>
          <w:rFonts w:ascii="Times New Roman" w:eastAsia="Times New Roman" w:hAnsi="Times New Roman" w:cs="Times New Roman"/>
          <w:sz w:val="28"/>
          <w:szCs w:val="28"/>
        </w:rPr>
        <w:t>Rinzivillo</w:t>
      </w:r>
      <w:proofErr w:type="spellEnd"/>
      <w:r>
        <w:rPr>
          <w:rFonts w:ascii="Times New Roman" w:eastAsia="Times New Roman" w:hAnsi="Times New Roman" w:cs="Times New Roman"/>
          <w:sz w:val="28"/>
          <w:szCs w:val="28"/>
        </w:rPr>
        <w:t>, Benchmarking and survey of explanation methods for black box models, ArXiv:2102.13076 [Cs]. (2021). http://arxiv.org/abs/2102.13076 (accessed May 13, 2021).</w:t>
      </w:r>
    </w:p>
    <w:p w14:paraId="458A5576" w14:textId="77777777" w:rsidR="00124B88" w:rsidRDefault="00000000">
      <w:pPr>
        <w:tabs>
          <w:tab w:val="left" w:pos="504"/>
        </w:tabs>
        <w:ind w:left="504" w:hanging="504"/>
        <w:jc w:val="both"/>
      </w:pPr>
      <w:r>
        <w:rPr>
          <w:rFonts w:ascii="Times New Roman" w:eastAsia="Times New Roman" w:hAnsi="Times New Roman" w:cs="Times New Roman"/>
          <w:sz w:val="28"/>
          <w:szCs w:val="28"/>
        </w:rPr>
        <w:t>[30]</w:t>
      </w:r>
      <w:r>
        <w:rPr>
          <w:rFonts w:ascii="Times New Roman" w:eastAsia="Times New Roman" w:hAnsi="Times New Roman" w:cs="Times New Roman"/>
          <w:sz w:val="28"/>
          <w:szCs w:val="28"/>
        </w:rPr>
        <w:tab/>
        <w:t xml:space="preserve">D. Slack, S. Hilgard, E. Jia, S. Singh, H. </w:t>
      </w:r>
      <w:proofErr w:type="spellStart"/>
      <w:r>
        <w:rPr>
          <w:rFonts w:ascii="Times New Roman" w:eastAsia="Times New Roman" w:hAnsi="Times New Roman" w:cs="Times New Roman"/>
          <w:sz w:val="28"/>
          <w:szCs w:val="28"/>
        </w:rPr>
        <w:t>Lakkaraju</w:t>
      </w:r>
      <w:proofErr w:type="spellEnd"/>
      <w:r>
        <w:rPr>
          <w:rFonts w:ascii="Times New Roman" w:eastAsia="Times New Roman" w:hAnsi="Times New Roman" w:cs="Times New Roman"/>
          <w:sz w:val="28"/>
          <w:szCs w:val="28"/>
        </w:rPr>
        <w:t xml:space="preserve">, Fooling LIME and SHAP: adversarial attacks on post hoc explanation methods, </w:t>
      </w:r>
      <w:r>
        <w:rPr>
          <w:rFonts w:ascii="Times New Roman" w:eastAsia="Times New Roman" w:hAnsi="Times New Roman" w:cs="Times New Roman"/>
          <w:sz w:val="28"/>
          <w:szCs w:val="28"/>
        </w:rPr>
        <w:lastRenderedPageBreak/>
        <w:t>ArXiv:1911.02508 [Cs, Stat]. (2020). http://arxiv.org/abs/1911.02508 (accessed May 13, 2021).</w:t>
      </w:r>
    </w:p>
    <w:p w14:paraId="66FD6D13" w14:textId="77777777" w:rsidR="00124B88" w:rsidRDefault="00000000">
      <w:pPr>
        <w:tabs>
          <w:tab w:val="left" w:pos="504"/>
        </w:tabs>
        <w:ind w:left="504" w:hanging="504"/>
        <w:jc w:val="both"/>
      </w:pPr>
      <w:r>
        <w:rPr>
          <w:rFonts w:ascii="Times New Roman" w:eastAsia="Times New Roman" w:hAnsi="Times New Roman" w:cs="Times New Roman"/>
          <w:sz w:val="28"/>
          <w:szCs w:val="28"/>
        </w:rPr>
        <w:t>[31]</w:t>
      </w:r>
      <w:r>
        <w:rPr>
          <w:rFonts w:ascii="Times New Roman" w:eastAsia="Times New Roman" w:hAnsi="Times New Roman" w:cs="Times New Roman"/>
          <w:sz w:val="28"/>
          <w:szCs w:val="28"/>
        </w:rPr>
        <w:tab/>
        <w:t>J. Krogh-Moe, On the structure of boron oxide and alkali borate glasses, Physics and Chemistry of Glasses. 1 (1960) 26.</w:t>
      </w:r>
    </w:p>
    <w:p w14:paraId="234E709C" w14:textId="77777777" w:rsidR="00124B88" w:rsidRDefault="00000000">
      <w:pPr>
        <w:tabs>
          <w:tab w:val="left" w:pos="504"/>
        </w:tabs>
        <w:ind w:left="504" w:hanging="504"/>
        <w:jc w:val="both"/>
      </w:pPr>
      <w:r>
        <w:rPr>
          <w:rFonts w:ascii="Times New Roman" w:eastAsia="Times New Roman" w:hAnsi="Times New Roman" w:cs="Times New Roman"/>
          <w:sz w:val="28"/>
          <w:szCs w:val="28"/>
        </w:rPr>
        <w:t>[32]</w:t>
      </w:r>
      <w:r>
        <w:rPr>
          <w:rFonts w:ascii="Times New Roman" w:eastAsia="Times New Roman" w:hAnsi="Times New Roman" w:cs="Times New Roman"/>
          <w:sz w:val="28"/>
          <w:szCs w:val="28"/>
        </w:rPr>
        <w:tab/>
        <w:t>J. Krogh-Moe, New evidence on the boron coordination in alkali borate glasses, Phys. Chem. Glasses. 3 (1962) 1–6.</w:t>
      </w:r>
    </w:p>
    <w:p w14:paraId="1342CA12" w14:textId="77777777" w:rsidR="00124B88" w:rsidRDefault="00000000">
      <w:pPr>
        <w:tabs>
          <w:tab w:val="left" w:pos="504"/>
        </w:tabs>
        <w:ind w:left="504" w:hanging="504"/>
        <w:jc w:val="both"/>
      </w:pPr>
      <w:bookmarkStart w:id="53" w:name="bookmark=id.vx1227"/>
      <w:bookmarkEnd w:id="53"/>
      <w:r>
        <w:rPr>
          <w:rFonts w:ascii="Times New Roman" w:eastAsia="Times New Roman" w:hAnsi="Times New Roman" w:cs="Times New Roman"/>
          <w:sz w:val="28"/>
          <w:szCs w:val="28"/>
        </w:rPr>
        <w:t>[33]</w:t>
      </w:r>
      <w:r>
        <w:rPr>
          <w:rFonts w:ascii="Times New Roman" w:eastAsia="Times New Roman" w:hAnsi="Times New Roman" w:cs="Times New Roman"/>
          <w:sz w:val="28"/>
          <w:szCs w:val="28"/>
        </w:rPr>
        <w:tab/>
        <w:t xml:space="preserve">A.K. </w:t>
      </w:r>
      <w:proofErr w:type="spellStart"/>
      <w:r>
        <w:rPr>
          <w:rFonts w:ascii="Times New Roman" w:eastAsia="Times New Roman" w:hAnsi="Times New Roman" w:cs="Times New Roman"/>
          <w:sz w:val="28"/>
          <w:szCs w:val="28"/>
        </w:rPr>
        <w:t>Varshneya</w:t>
      </w:r>
      <w:proofErr w:type="spellEnd"/>
      <w:r>
        <w:rPr>
          <w:rFonts w:ascii="Times New Roman" w:eastAsia="Times New Roman" w:hAnsi="Times New Roman" w:cs="Times New Roman"/>
          <w:sz w:val="28"/>
          <w:szCs w:val="28"/>
        </w:rPr>
        <w:t xml:space="preserve">, J.C. Mauro, Fundamentals of Inorganic Glasses, 3 </w:t>
      </w:r>
      <w:proofErr w:type="gramStart"/>
      <w:r>
        <w:rPr>
          <w:rFonts w:ascii="Times New Roman" w:eastAsia="Times New Roman" w:hAnsi="Times New Roman" w:cs="Times New Roman"/>
          <w:sz w:val="28"/>
          <w:szCs w:val="28"/>
        </w:rPr>
        <w:t>edition</w:t>
      </w:r>
      <w:proofErr w:type="gramEnd"/>
      <w:r>
        <w:rPr>
          <w:rFonts w:ascii="Times New Roman" w:eastAsia="Times New Roman" w:hAnsi="Times New Roman" w:cs="Times New Roman"/>
          <w:sz w:val="28"/>
          <w:szCs w:val="28"/>
        </w:rPr>
        <w:t>, Elsevier, 2019.</w:t>
      </w:r>
    </w:p>
    <w:p w14:paraId="044ECD44" w14:textId="77777777" w:rsidR="00124B88" w:rsidRDefault="00000000">
      <w:pPr>
        <w:tabs>
          <w:tab w:val="left" w:pos="504"/>
        </w:tabs>
        <w:ind w:left="504" w:hanging="504"/>
        <w:jc w:val="both"/>
      </w:pPr>
      <w:bookmarkStart w:id="54" w:name="bookmark=id.vx12271"/>
      <w:bookmarkEnd w:id="54"/>
      <w:r>
        <w:rPr>
          <w:rFonts w:ascii="Times New Roman" w:eastAsia="Times New Roman" w:hAnsi="Times New Roman" w:cs="Times New Roman"/>
          <w:color w:val="C9211E"/>
          <w:sz w:val="28"/>
          <w:szCs w:val="28"/>
        </w:rPr>
        <w:t>[34]</w:t>
      </w:r>
      <w:r>
        <w:rPr>
          <w:rFonts w:ascii="Times New Roman" w:eastAsia="Times New Roman" w:hAnsi="Times New Roman" w:cs="Times New Roman"/>
          <w:color w:val="C9211E"/>
          <w:sz w:val="28"/>
          <w:szCs w:val="28"/>
        </w:rPr>
        <w:tab/>
        <w:t xml:space="preserve">L. </w:t>
      </w:r>
      <w:proofErr w:type="spellStart"/>
      <w:r>
        <w:rPr>
          <w:rFonts w:ascii="Times New Roman" w:eastAsia="Times New Roman" w:hAnsi="Times New Roman" w:cs="Times New Roman"/>
          <w:color w:val="C9211E"/>
          <w:sz w:val="28"/>
          <w:szCs w:val="28"/>
        </w:rPr>
        <w:t>Breiman</w:t>
      </w:r>
      <w:proofErr w:type="spellEnd"/>
      <w:r>
        <w:rPr>
          <w:rFonts w:ascii="Times New Roman" w:eastAsia="Times New Roman" w:hAnsi="Times New Roman" w:cs="Times New Roman"/>
          <w:color w:val="C9211E"/>
          <w:sz w:val="28"/>
          <w:szCs w:val="28"/>
        </w:rPr>
        <w:t>, Classification and regression trees, Routledge, 2017.</w:t>
      </w:r>
    </w:p>
    <w:p w14:paraId="5E254A12" w14:textId="77777777" w:rsidR="00124B88" w:rsidRDefault="00000000">
      <w:pPr>
        <w:tabs>
          <w:tab w:val="left" w:pos="504"/>
        </w:tabs>
        <w:ind w:left="504" w:hanging="504"/>
        <w:jc w:val="both"/>
      </w:pPr>
      <w:bookmarkStart w:id="55" w:name="bookmark=id.vx12272"/>
      <w:bookmarkEnd w:id="55"/>
      <w:r>
        <w:rPr>
          <w:rFonts w:ascii="Times New Roman" w:eastAsia="Times New Roman" w:hAnsi="Times New Roman" w:cs="Times New Roman"/>
          <w:color w:val="C9211E"/>
          <w:sz w:val="28"/>
          <w:szCs w:val="28"/>
        </w:rPr>
        <w:t>[35]</w:t>
      </w:r>
      <w:r>
        <w:rPr>
          <w:rFonts w:ascii="Times New Roman" w:eastAsia="Times New Roman" w:hAnsi="Times New Roman" w:cs="Times New Roman"/>
          <w:color w:val="C9211E"/>
          <w:sz w:val="28"/>
          <w:szCs w:val="28"/>
        </w:rPr>
        <w:tab/>
        <w:t>K.Q. Weinberger, L.K. Saul, Distance Metric Learning for Large Margin Nearest Neighbor Classification, Journal of Machine Learning Research. 10 (2009) 207–244.</w:t>
      </w:r>
    </w:p>
    <w:p w14:paraId="5797805C" w14:textId="77777777" w:rsidR="00124B88" w:rsidRDefault="00000000">
      <w:pPr>
        <w:tabs>
          <w:tab w:val="left" w:pos="504"/>
        </w:tabs>
        <w:ind w:left="504" w:hanging="504"/>
        <w:jc w:val="both"/>
      </w:pPr>
      <w:bookmarkStart w:id="56" w:name="bookmark=id.vx12273"/>
      <w:bookmarkEnd w:id="56"/>
      <w:r>
        <w:rPr>
          <w:rFonts w:ascii="Times New Roman" w:eastAsia="Times New Roman" w:hAnsi="Times New Roman" w:cs="Times New Roman"/>
          <w:color w:val="C9211E"/>
          <w:sz w:val="28"/>
          <w:szCs w:val="28"/>
        </w:rPr>
        <w:t>[36]</w:t>
      </w:r>
      <w:r>
        <w:rPr>
          <w:rFonts w:ascii="Times New Roman" w:eastAsia="Times New Roman" w:hAnsi="Times New Roman" w:cs="Times New Roman"/>
          <w:color w:val="C9211E"/>
          <w:sz w:val="28"/>
          <w:szCs w:val="28"/>
        </w:rPr>
        <w:tab/>
        <w:t xml:space="preserve">K. </w:t>
      </w:r>
      <w:proofErr w:type="spellStart"/>
      <w:r>
        <w:rPr>
          <w:rFonts w:ascii="Times New Roman" w:eastAsia="Times New Roman" w:hAnsi="Times New Roman" w:cs="Times New Roman"/>
          <w:color w:val="C9211E"/>
          <w:sz w:val="28"/>
          <w:szCs w:val="28"/>
        </w:rPr>
        <w:t>Hornik</w:t>
      </w:r>
      <w:proofErr w:type="spellEnd"/>
      <w:r>
        <w:rPr>
          <w:rFonts w:ascii="Times New Roman" w:eastAsia="Times New Roman" w:hAnsi="Times New Roman" w:cs="Times New Roman"/>
          <w:color w:val="C9211E"/>
          <w:sz w:val="28"/>
          <w:szCs w:val="28"/>
        </w:rPr>
        <w:t>, M. Stinchcombe, H. White, Multilayer feedforward networks are universal approximators, Neural Networks. 2 (1989) 359–366. https://doi.org/10.1016/0893-6080(89)90020-8.</w:t>
      </w:r>
    </w:p>
    <w:p w14:paraId="6A2431DF" w14:textId="77777777" w:rsidR="00124B88" w:rsidRDefault="00000000">
      <w:pPr>
        <w:tabs>
          <w:tab w:val="left" w:pos="504"/>
        </w:tabs>
        <w:ind w:left="504" w:hanging="504"/>
        <w:jc w:val="both"/>
      </w:pPr>
      <w:bookmarkStart w:id="57" w:name="bookmark=id.vx12274"/>
      <w:bookmarkEnd w:id="57"/>
      <w:r>
        <w:rPr>
          <w:rFonts w:ascii="Times New Roman" w:eastAsia="Times New Roman" w:hAnsi="Times New Roman" w:cs="Times New Roman"/>
          <w:color w:val="C9211E"/>
          <w:sz w:val="28"/>
          <w:szCs w:val="28"/>
        </w:rPr>
        <w:t>[37]</w:t>
      </w:r>
      <w:r>
        <w:rPr>
          <w:rFonts w:ascii="Times New Roman" w:eastAsia="Times New Roman" w:hAnsi="Times New Roman" w:cs="Times New Roman"/>
          <w:color w:val="C9211E"/>
          <w:sz w:val="28"/>
          <w:szCs w:val="28"/>
        </w:rPr>
        <w:tab/>
        <w:t xml:space="preserve">L. </w:t>
      </w:r>
      <w:proofErr w:type="spellStart"/>
      <w:r>
        <w:rPr>
          <w:rFonts w:ascii="Times New Roman" w:eastAsia="Times New Roman" w:hAnsi="Times New Roman" w:cs="Times New Roman"/>
          <w:color w:val="C9211E"/>
          <w:sz w:val="28"/>
          <w:szCs w:val="28"/>
        </w:rPr>
        <w:t>Breiman</w:t>
      </w:r>
      <w:proofErr w:type="spellEnd"/>
      <w:r>
        <w:rPr>
          <w:rFonts w:ascii="Times New Roman" w:eastAsia="Times New Roman" w:hAnsi="Times New Roman" w:cs="Times New Roman"/>
          <w:color w:val="C9211E"/>
          <w:sz w:val="28"/>
          <w:szCs w:val="28"/>
        </w:rPr>
        <w:t>, Random forests, Machine Learning. 45 (2001) 5–32.</w:t>
      </w:r>
    </w:p>
    <w:p w14:paraId="099A19CC" w14:textId="77777777" w:rsidR="00124B88" w:rsidRDefault="00000000">
      <w:pPr>
        <w:tabs>
          <w:tab w:val="left" w:pos="504"/>
        </w:tabs>
        <w:ind w:left="504" w:hanging="504"/>
        <w:jc w:val="both"/>
      </w:pPr>
      <w:ins w:id="58" w:author="Daniel Cassar" w:date="2022-08-15T11:19:00Z">
        <w:r>
          <w:rPr>
            <w:rFonts w:ascii="Times New Roman" w:eastAsia="Times New Roman" w:hAnsi="Times New Roman" w:cs="Times New Roman"/>
            <w:color w:val="C9211E"/>
            <w:sz w:val="28"/>
            <w:szCs w:val="28"/>
          </w:rPr>
          <w:t>[38]</w:t>
        </w:r>
        <w:r>
          <w:rPr>
            <w:rFonts w:ascii="Times New Roman" w:eastAsia="Times New Roman" w:hAnsi="Times New Roman" w:cs="Times New Roman"/>
            <w:color w:val="C9211E"/>
            <w:sz w:val="28"/>
            <w:szCs w:val="28"/>
          </w:rPr>
          <w:tab/>
          <w:t>F.S. Carvalho, J.P. Braga, Partial radial distribution functions for a two-component glassy solid, GeSe</w:t>
        </w:r>
        <w:r>
          <w:rPr>
            <w:rFonts w:ascii="Times New Roman" w:eastAsia="Times New Roman" w:hAnsi="Times New Roman" w:cs="Times New Roman"/>
            <w:color w:val="C9211E"/>
            <w:sz w:val="28"/>
            <w:szCs w:val="28"/>
            <w:vertAlign w:val="subscript"/>
          </w:rPr>
          <w:t>3</w:t>
        </w:r>
        <w:r>
          <w:rPr>
            <w:rFonts w:ascii="Times New Roman" w:eastAsia="Times New Roman" w:hAnsi="Times New Roman" w:cs="Times New Roman"/>
            <w:color w:val="C9211E"/>
            <w:sz w:val="28"/>
            <w:szCs w:val="28"/>
          </w:rPr>
          <w:t>, from scattering experimental data using an artificial intelligence framework, Journal of Molecular Modeling 28 (2022) 99. https://doi.org/10.1007/s00894-022-05055-5.</w:t>
        </w:r>
      </w:ins>
    </w:p>
    <w:p w14:paraId="77DC5C28" w14:textId="77777777" w:rsidR="00124B88" w:rsidRDefault="00124B88">
      <w:pPr>
        <w:tabs>
          <w:tab w:val="left" w:pos="504"/>
        </w:tabs>
        <w:ind w:left="504" w:hanging="504"/>
        <w:jc w:val="both"/>
        <w:rPr>
          <w:ins w:id="59" w:author="Daniel Cassar" w:date="2022-08-15T11:19:00Z"/>
          <w:rFonts w:ascii="Times New Roman" w:eastAsia="Times New Roman" w:hAnsi="Times New Roman" w:cs="Times New Roman"/>
          <w:color w:val="C9211E"/>
          <w:sz w:val="28"/>
          <w:szCs w:val="28"/>
        </w:rPr>
      </w:pPr>
    </w:p>
    <w:p w14:paraId="5BC85B72" w14:textId="77777777" w:rsidR="00124B88" w:rsidRDefault="00124B88">
      <w:pPr>
        <w:tabs>
          <w:tab w:val="left" w:pos="504"/>
        </w:tabs>
        <w:jc w:val="both"/>
        <w:rPr>
          <w:rFonts w:ascii="Times New Roman" w:eastAsia="Times New Roman" w:hAnsi="Times New Roman" w:cs="Times New Roman"/>
          <w:color w:val="C9211E"/>
          <w:sz w:val="28"/>
          <w:szCs w:val="28"/>
        </w:rPr>
      </w:pPr>
    </w:p>
    <w:sectPr w:rsidR="00124B88">
      <w:headerReference w:type="default" r:id="rId26"/>
      <w:footerReference w:type="default" r:id="rId27"/>
      <w:pgSz w:w="11906" w:h="16838"/>
      <w:pgMar w:top="1730" w:right="1440" w:bottom="1730" w:left="1440" w:header="1440" w:footer="1440" w:gutter="0"/>
      <w:pgNumType w:start="1"/>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1AF03" w14:textId="77777777" w:rsidR="00BE79B7" w:rsidRDefault="00BE79B7">
      <w:pPr>
        <w:spacing w:line="240" w:lineRule="auto"/>
      </w:pPr>
      <w:r>
        <w:separator/>
      </w:r>
    </w:p>
  </w:endnote>
  <w:endnote w:type="continuationSeparator" w:id="0">
    <w:p w14:paraId="1497461F" w14:textId="77777777" w:rsidR="00BE79B7" w:rsidRDefault="00BE79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Source Han Sans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1"/>
    <w:family w:val="swiss"/>
    <w:pitch w:val="default"/>
  </w:font>
  <w:font w:name="Liberation Serif">
    <w:altName w:val="Times New Roman"/>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E7F86" w14:textId="77777777" w:rsidR="00124B88" w:rsidRDefault="00000000">
    <w:pPr>
      <w:tabs>
        <w:tab w:val="center" w:pos="4888"/>
        <w:tab w:val="right" w:pos="9776"/>
      </w:tabs>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3FDA9" w14:textId="77777777" w:rsidR="00BE79B7" w:rsidRDefault="00BE79B7">
      <w:pPr>
        <w:rPr>
          <w:sz w:val="12"/>
        </w:rPr>
      </w:pPr>
      <w:r>
        <w:separator/>
      </w:r>
    </w:p>
  </w:footnote>
  <w:footnote w:type="continuationSeparator" w:id="0">
    <w:p w14:paraId="65023630" w14:textId="77777777" w:rsidR="00BE79B7" w:rsidRDefault="00BE79B7">
      <w:pPr>
        <w:rPr>
          <w:sz w:val="12"/>
        </w:rPr>
      </w:pPr>
      <w:r>
        <w:continuationSeparator/>
      </w:r>
    </w:p>
  </w:footnote>
  <w:footnote w:id="1">
    <w:p w14:paraId="7065156B" w14:textId="77777777" w:rsidR="00124B88" w:rsidRDefault="00000000">
      <w:pPr>
        <w:ind w:left="339" w:hanging="339"/>
        <w:rPr>
          <w:color w:val="0000FF"/>
          <w:sz w:val="20"/>
          <w:szCs w:val="20"/>
          <w:u w:val="single"/>
        </w:rPr>
      </w:pPr>
      <w:r>
        <w:rPr>
          <w:rStyle w:val="FootnoteCharacters"/>
        </w:rPr>
        <w:footnoteRef/>
      </w:r>
      <w:r>
        <w:rPr>
          <w:color w:val="000000"/>
          <w:sz w:val="20"/>
          <w:szCs w:val="20"/>
        </w:rPr>
        <w:tab/>
        <w:t xml:space="preserve">Corresponding author: </w:t>
      </w:r>
      <w:hyperlink r:id="rId1">
        <w:r>
          <w:rPr>
            <w:color w:val="0000FF"/>
            <w:sz w:val="20"/>
            <w:szCs w:val="20"/>
            <w:u w:val="single"/>
          </w:rPr>
          <w:t>daniel.cassar@ilum.cnpem.br</w:t>
        </w:r>
      </w:hyperlink>
      <w:hyperlink r:id="rId2">
        <w:r>
          <w:rPr>
            <w:color w:val="000000"/>
            <w:sz w:val="20"/>
            <w:szCs w:val="20"/>
          </w:rPr>
          <w:t xml:space="preserve"> </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CB17" w14:textId="77777777" w:rsidR="00124B88" w:rsidRDefault="00124B88">
    <w:pPr>
      <w:tabs>
        <w:tab w:val="center" w:pos="4888"/>
        <w:tab w:val="right" w:pos="9776"/>
      </w:tabs>
      <w:jc w:val="center"/>
      <w:rPr>
        <w:color w:val="C9211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77D2F"/>
    <w:multiLevelType w:val="multilevel"/>
    <w:tmpl w:val="B120B0A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6F085BA2"/>
    <w:multiLevelType w:val="multilevel"/>
    <w:tmpl w:val="545A5278"/>
    <w:lvl w:ilvl="0">
      <w:start w:val="1"/>
      <w:numFmt w:val="decimal"/>
      <w:lvlText w:val=""/>
      <w:lvlJc w:val="left"/>
      <w:pPr>
        <w:tabs>
          <w:tab w:val="num" w:pos="0"/>
        </w:tabs>
        <w:ind w:left="0" w:firstLine="0"/>
      </w:p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num w:numId="1" w16cid:durableId="1852061892">
    <w:abstractNumId w:val="1"/>
  </w:num>
  <w:num w:numId="2" w16cid:durableId="15863789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gar Zanotto">
    <w15:presenceInfo w15:providerId="Windows Live" w15:userId="9e2616c1c29c33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B88"/>
    <w:rsid w:val="00124B88"/>
    <w:rsid w:val="007A23CC"/>
    <w:rsid w:val="00BE79B7"/>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D45AE"/>
  <w15:docId w15:val="{D998A79A-8B61-46E0-856D-45B7633C0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Ttulo1">
    <w:name w:val="heading 1"/>
    <w:basedOn w:val="Normal"/>
    <w:next w:val="Corpodetexto"/>
    <w:uiPriority w:val="9"/>
    <w:qFormat/>
    <w:pPr>
      <w:keepNext/>
      <w:keepLines/>
      <w:spacing w:before="475" w:after="346"/>
      <w:jc w:val="both"/>
      <w:textAlignment w:val="baseline"/>
      <w:outlineLvl w:val="0"/>
    </w:pPr>
    <w:rPr>
      <w:sz w:val="40"/>
      <w:szCs w:val="40"/>
    </w:rPr>
  </w:style>
  <w:style w:type="paragraph" w:styleId="Ttulo2">
    <w:name w:val="heading 2"/>
    <w:basedOn w:val="Normal"/>
    <w:next w:val="Corpodetexto"/>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qFormat/>
    <w:rPr>
      <w:sz w:val="16"/>
      <w:szCs w:val="16"/>
    </w:rPr>
  </w:style>
  <w:style w:type="character" w:styleId="nfase">
    <w:name w:val="Emphasis"/>
    <w:basedOn w:val="Fontepargpadro"/>
    <w:qFormat/>
    <w:rPr>
      <w:i/>
      <w:iCs/>
    </w:rPr>
  </w:style>
  <w:style w:type="character" w:styleId="Hyperlink">
    <w:name w:val="Hyperlink"/>
    <w:basedOn w:val="Fontepargpadro"/>
    <w:rPr>
      <w:color w:val="0000FF"/>
      <w:u w:val="single"/>
    </w:rPr>
  </w:style>
  <w:style w:type="character" w:styleId="Forte">
    <w:name w:val="Strong"/>
    <w:basedOn w:val="Fontepargpadro"/>
    <w:qFormat/>
    <w:rPr>
      <w:b/>
      <w:bCs/>
    </w:rPr>
  </w:style>
  <w:style w:type="character" w:customStyle="1" w:styleId="Pr-formataoHTMLChar">
    <w:name w:val="Pré-formatação HTML Char"/>
    <w:basedOn w:val="Fontepargpadro"/>
    <w:qFormat/>
    <w:rPr>
      <w:rFonts w:ascii="Courier New" w:eastAsia="Times New Roman" w:hAnsi="Courier New" w:cs="Courier New"/>
      <w:sz w:val="20"/>
      <w:szCs w:val="20"/>
    </w:rPr>
  </w:style>
  <w:style w:type="character" w:customStyle="1" w:styleId="anchor-text">
    <w:name w:val="anchor-text"/>
    <w:basedOn w:val="Fontepargpadro"/>
    <w:qFormat/>
  </w:style>
  <w:style w:type="character" w:customStyle="1" w:styleId="TextodecomentrioChar">
    <w:name w:val="Texto de comentário Char"/>
    <w:basedOn w:val="Fontepargpadro"/>
    <w:qFormat/>
    <w:rPr>
      <w:sz w:val="20"/>
      <w:szCs w:val="20"/>
    </w:rPr>
  </w:style>
  <w:style w:type="character" w:customStyle="1" w:styleId="AssuntodocomentrioChar">
    <w:name w:val="Assunto do comentário Char"/>
    <w:basedOn w:val="TextodecomentrioChar"/>
    <w:qFormat/>
    <w:rPr>
      <w:b/>
      <w:bCs/>
      <w:sz w:val="20"/>
      <w:szCs w:val="20"/>
    </w:rPr>
  </w:style>
  <w:style w:type="character" w:customStyle="1" w:styleId="NumberingSymbols">
    <w:name w:val="Numbering Symbols"/>
    <w:qFormat/>
  </w:style>
  <w:style w:type="character" w:customStyle="1" w:styleId="TextodebaloChar">
    <w:name w:val="Texto de balão Char"/>
    <w:basedOn w:val="Fontepargpadro"/>
    <w:qFormat/>
    <w:rPr>
      <w:rFonts w:ascii="Segoe UI" w:hAnsi="Segoe UI" w:cs="Segoe UI"/>
      <w:sz w:val="18"/>
      <w:szCs w:val="18"/>
    </w:rPr>
  </w:style>
  <w:style w:type="character" w:customStyle="1" w:styleId="queryoperator">
    <w:name w:val="queryoperator"/>
    <w:basedOn w:val="Fontepargpadro"/>
    <w:qFormat/>
  </w:style>
  <w:style w:type="character" w:customStyle="1" w:styleId="querysrchtext">
    <w:name w:val="querysrchtext"/>
    <w:basedOn w:val="Fontepargpadro"/>
    <w:qFormat/>
  </w:style>
  <w:style w:type="character" w:customStyle="1" w:styleId="LineNumbering">
    <w:name w:val="Line Numbering"/>
    <w:rPr>
      <w:color w:val="757575"/>
    </w:rPr>
  </w:style>
  <w:style w:type="character" w:customStyle="1" w:styleId="Fontepargpadro1">
    <w:name w:val="Fonte parág. padrão1"/>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styleId="Nmerodelinha">
    <w:name w:val="line number"/>
    <w:basedOn w:val="Fontepargpadro"/>
    <w:qFormat/>
  </w:style>
  <w:style w:type="character" w:customStyle="1" w:styleId="ddmpubyr">
    <w:name w:val="ddmpubyr"/>
    <w:basedOn w:val="Fontepargpadro"/>
    <w:qFormat/>
  </w:style>
  <w:style w:type="character" w:customStyle="1" w:styleId="resultspageicons">
    <w:name w:val="resultspageicons"/>
    <w:basedOn w:val="Fontepargpadro"/>
    <w:qFormat/>
  </w:style>
  <w:style w:type="character" w:customStyle="1" w:styleId="accordion-tabbedtab-mobile">
    <w:name w:val="accordion-tabbed__tab-mobile"/>
    <w:basedOn w:val="Fontepargpadro"/>
    <w:qFormat/>
  </w:style>
  <w:style w:type="character" w:customStyle="1" w:styleId="comma-separator">
    <w:name w:val="comma-separator"/>
    <w:basedOn w:val="Fontepargpadro"/>
    <w:qFormat/>
  </w:style>
  <w:style w:type="character" w:customStyle="1" w:styleId="epub-state">
    <w:name w:val="epub-state"/>
    <w:basedOn w:val="Fontepargpadro"/>
    <w:qFormat/>
  </w:style>
  <w:style w:type="character" w:customStyle="1" w:styleId="epub-date">
    <w:name w:val="epub-date"/>
    <w:basedOn w:val="Fontepargpadro"/>
    <w:qFormat/>
  </w:style>
  <w:style w:type="paragraph" w:customStyle="1" w:styleId="Heading">
    <w:name w:val="Heading"/>
    <w:basedOn w:val="Normal"/>
    <w:next w:val="Corpodetexto"/>
    <w:qFormat/>
    <w:pPr>
      <w:keepNext/>
      <w:spacing w:before="240" w:after="120"/>
    </w:pPr>
    <w:rPr>
      <w:rFonts w:ascii="Liberation Sans" w:eastAsia="Source Han Sans SC" w:hAnsi="Liberation Sans" w:cs="Mangal"/>
      <w:sz w:val="28"/>
      <w:szCs w:val="28"/>
    </w:rPr>
  </w:style>
  <w:style w:type="paragraph" w:styleId="Corpodetexto">
    <w:name w:val="Body Text"/>
    <w:basedOn w:val="Normal"/>
    <w:pPr>
      <w:spacing w:after="140" w:line="480" w:lineRule="auto"/>
      <w:ind w:firstLine="288"/>
      <w:jc w:val="both"/>
    </w:pPr>
  </w:style>
  <w:style w:type="paragraph" w:styleId="Lista">
    <w:name w:val="List"/>
    <w:basedOn w:val="Corpodetexto"/>
    <w:rPr>
      <w:rFonts w:ascii="Times New Roman" w:hAnsi="Times New Roman" w:cs="Mangal"/>
    </w:rPr>
  </w:style>
  <w:style w:type="paragraph" w:styleId="Legenda">
    <w:name w:val="caption"/>
    <w:basedOn w:val="Normal"/>
    <w:next w:val="Normal"/>
    <w:qFormat/>
    <w:pPr>
      <w:suppressLineNumbers/>
      <w:spacing w:before="120" w:after="120"/>
    </w:pPr>
    <w:rPr>
      <w:rFonts w:ascii="Calibri" w:hAnsi="Calibri" w:cs="Mangal"/>
      <w:i/>
      <w:iCs/>
      <w:sz w:val="24"/>
      <w:szCs w:val="24"/>
    </w:rPr>
  </w:style>
  <w:style w:type="paragraph" w:customStyle="1" w:styleId="Index">
    <w:name w:val="Index"/>
    <w:basedOn w:val="Normal"/>
    <w:qFormat/>
    <w:pPr>
      <w:suppressLineNumbers/>
    </w:pPr>
    <w:rPr>
      <w:rFonts w:ascii="Calibri" w:hAnsi="Calibri" w:cs="Mangal"/>
    </w:rPr>
  </w:style>
  <w:style w:type="paragraph" w:styleId="Ttulo">
    <w:name w:val="Title"/>
    <w:basedOn w:val="Normal"/>
    <w:next w:val="Normal"/>
    <w:uiPriority w:val="10"/>
    <w:qFormat/>
    <w:pPr>
      <w:keepNext/>
      <w:keepLines/>
      <w:spacing w:after="60"/>
    </w:pPr>
    <w:rPr>
      <w:sz w:val="52"/>
      <w:szCs w:val="52"/>
    </w:rPr>
  </w:style>
  <w:style w:type="paragraph" w:styleId="Textodebalo">
    <w:name w:val="Balloon Text"/>
    <w:basedOn w:val="Normal"/>
    <w:qFormat/>
    <w:pPr>
      <w:spacing w:line="240" w:lineRule="auto"/>
    </w:pPr>
    <w:rPr>
      <w:rFonts w:ascii="Segoe UI" w:hAnsi="Segoe UI" w:cs="Segoe UI"/>
      <w:sz w:val="18"/>
      <w:szCs w:val="18"/>
    </w:rPr>
  </w:style>
  <w:style w:type="paragraph" w:styleId="Textodecomentrio">
    <w:name w:val="annotation text"/>
    <w:basedOn w:val="Normal"/>
    <w:qFormat/>
    <w:pPr>
      <w:spacing w:line="240" w:lineRule="auto"/>
    </w:pPr>
    <w:rPr>
      <w:sz w:val="20"/>
      <w:szCs w:val="20"/>
    </w:rPr>
  </w:style>
  <w:style w:type="paragraph" w:styleId="Assuntodocomentrio">
    <w:name w:val="annotation subject"/>
    <w:basedOn w:val="Textodecomentrio"/>
    <w:next w:val="Textodecomentrio"/>
    <w:qFormat/>
    <w:rPr>
      <w:b/>
      <w:bCs/>
    </w:rPr>
  </w:style>
  <w:style w:type="paragraph" w:customStyle="1" w:styleId="HeaderandFooter">
    <w:name w:val="Header and Footer"/>
    <w:basedOn w:val="Normal"/>
    <w:qFormat/>
    <w:pPr>
      <w:suppressLineNumbers/>
      <w:tabs>
        <w:tab w:val="center" w:pos="4888"/>
        <w:tab w:val="right" w:pos="9776"/>
      </w:tabs>
    </w:pPr>
  </w:style>
  <w:style w:type="paragraph" w:styleId="Rodap">
    <w:name w:val="footer"/>
    <w:basedOn w:val="HeaderandFooter"/>
  </w:style>
  <w:style w:type="paragraph" w:styleId="Cabealho">
    <w:name w:val="header"/>
    <w:basedOn w:val="HeaderandFoote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after="320"/>
    </w:pPr>
    <w:rPr>
      <w:color w:val="666666"/>
      <w:sz w:val="30"/>
      <w:szCs w:val="30"/>
    </w:rPr>
  </w:style>
  <w:style w:type="paragraph" w:customStyle="1" w:styleId="Standard">
    <w:name w:val="Standard"/>
    <w:qFormat/>
    <w:pPr>
      <w:spacing w:after="200" w:line="276" w:lineRule="auto"/>
      <w:jc w:val="both"/>
      <w:textAlignment w:val="baseline"/>
    </w:pPr>
    <w:rPr>
      <w:rFonts w:eastAsia="Times New Roman"/>
      <w:sz w:val="28"/>
      <w:lang w:eastAsia="en-US"/>
    </w:rPr>
  </w:style>
  <w:style w:type="paragraph" w:customStyle="1" w:styleId="Textbody">
    <w:name w:val="Text body"/>
    <w:basedOn w:val="Standard"/>
    <w:qFormat/>
    <w:pPr>
      <w:spacing w:after="140"/>
    </w:pPr>
  </w:style>
  <w:style w:type="paragraph" w:customStyle="1" w:styleId="TableContents">
    <w:name w:val="Table Contents"/>
    <w:basedOn w:val="Standard"/>
    <w:qFormat/>
    <w:pPr>
      <w:suppressLineNumbers/>
    </w:pPr>
  </w:style>
  <w:style w:type="paragraph" w:customStyle="1" w:styleId="Bibliography1">
    <w:name w:val="Bibliography 1"/>
    <w:basedOn w:val="Normal"/>
    <w:qFormat/>
    <w:pPr>
      <w:suppressLineNumbers/>
      <w:tabs>
        <w:tab w:val="left" w:pos="504"/>
      </w:tabs>
      <w:spacing w:line="240" w:lineRule="atLeast"/>
      <w:ind w:left="504" w:hanging="504"/>
      <w:jc w:val="both"/>
      <w:textAlignment w:val="baseline"/>
    </w:pPr>
    <w:rPr>
      <w:rFonts w:ascii="Times New Roman" w:eastAsia="Times New Roman" w:hAnsi="Times New Roman" w:cs="FreeSans"/>
      <w:sz w:val="28"/>
      <w:lang w:eastAsia="en-US"/>
    </w:rPr>
  </w:style>
  <w:style w:type="paragraph" w:customStyle="1" w:styleId="book-edition-year">
    <w:name w:val="book-edition-year"/>
    <w:basedOn w:val="Normal"/>
    <w:qFormat/>
    <w:pPr>
      <w:spacing w:before="280" w:after="280" w:line="240" w:lineRule="auto"/>
    </w:pPr>
    <w:rPr>
      <w:rFonts w:ascii="Times New Roman" w:eastAsia="Times New Roman" w:hAnsi="Times New Roman" w:cs="Times New Roman"/>
      <w:sz w:val="24"/>
      <w:szCs w:val="24"/>
    </w:rPr>
  </w:style>
  <w:style w:type="paragraph" w:customStyle="1" w:styleId="TableHeading">
    <w:name w:val="Table Heading"/>
    <w:basedOn w:val="TableContents"/>
    <w:qFormat/>
    <w:pPr>
      <w:jc w:val="center"/>
    </w:pPr>
    <w:rPr>
      <w:b/>
      <w:bCs/>
    </w:rPr>
  </w:style>
  <w:style w:type="paragraph" w:styleId="Textodenotaderodap">
    <w:name w:val="footnote text"/>
    <w:basedOn w:val="Normal"/>
    <w:pPr>
      <w:suppressLineNumbers/>
      <w:ind w:left="339" w:hanging="339"/>
    </w:pPr>
    <w:rPr>
      <w:sz w:val="20"/>
      <w:szCs w:val="20"/>
    </w:rPr>
  </w:style>
  <w:style w:type="paragraph" w:styleId="Reviso">
    <w:name w:val="Revision"/>
    <w:qFormat/>
    <w:pPr>
      <w:spacing w:line="276" w:lineRule="auto"/>
    </w:pPr>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epa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cikit-learn.org/stable/user_guide.html" TargetMode="External"/><Relationship Id="rId28" Type="http://schemas.openxmlformats.org/officeDocument/2006/relationships/fontTable" Target="fontTable.xml"/><Relationship Id="rId10" Type="http://schemas.openxmlformats.org/officeDocument/2006/relationships/hyperlink" Target="https://github.com/slundberg/shap"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ealcobaca/mlglas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mailto:contact@danielcassar.com.br" TargetMode="External"/><Relationship Id="rId1" Type="http://schemas.openxmlformats.org/officeDocument/2006/relationships/hyperlink" Target="mailto:daniel.cassar@ilum.cnpe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g0HEAbbD7MEBzd9bm/+YVft/x41Q==">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33</Pages>
  <Words>6827</Words>
  <Characters>36871</Characters>
  <Application>Microsoft Office Word</Application>
  <DocSecurity>0</DocSecurity>
  <Lines>307</Lines>
  <Paragraphs>87</Paragraphs>
  <ScaleCrop>false</ScaleCrop>
  <Company/>
  <LinksUpToDate>false</LinksUpToDate>
  <CharactersWithSpaces>43611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Zanotto</dc:creator>
  <dc:description/>
  <cp:lastModifiedBy>Edgar Zanotto</cp:lastModifiedBy>
  <cp:revision>2</cp:revision>
  <dcterms:created xsi:type="dcterms:W3CDTF">2022-08-16T17:57:00Z</dcterms:created>
  <dcterms:modified xsi:type="dcterms:W3CDTF">2022-08-16T17:57:00Z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KSOProductBuildVer">
    <vt:lpwstr>1033-11.2.0.10114</vt:lpwstr>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y fmtid="{D5CDD505-2E9C-101B-9397-08002B2CF9AE}" pid="7" name="ZOTERO_BREF_2oMQ0GK7V50J_1">
    <vt:lpwstr>ZOTERO_ITEM CSL_CITATION {"citationID":"pQA9NhXH","properties":{"formattedCitation":"[12,14]","plainCitation":"[12,14]","noteIndex":0},"citationItems":[{"id":5820,"uris":["http://zotero.org/users/1376769/items/3BFIU2YD"],"uri":["http://zotero.org/users/13</vt:lpwstr>
  </property>
  <property fmtid="{D5CDD505-2E9C-101B-9397-08002B2CF9AE}" pid="8" name="ZOTERO_BREF_2oMQ0GK7V50J_10">
    <vt:lpwstr>ce":"arXiv.org","title":"Revealing the compositional control of electrical, mechanical, optical, and physical properties of inorganic glasses","URL":"http://arxiv.org/abs/2103.12050","author":[{"family":"Ravinder","given":"R."},{"family":"Bishnoi","given"</vt:lpwstr>
  </property>
  <property fmtid="{D5CDD505-2E9C-101B-9397-08002B2CF9AE}" pid="9" name="ZOTERO_BREF_2oMQ0GK7V50J_11">
    <vt:lpwstr>:"Suresh"},{"family":"Zaki","given":"Mohd"},{"family":"Krishnan","given":"N. M. Anoop"}],"accessed":{"date-parts":[["2021",3,24]]},"issued":{"date-parts":[["2021",3,23]]}}},{"id":6585,"uris":["http://zotero.org/users/1376769/items/MI8X3BE2"],"uri":["http:</vt:lpwstr>
  </property>
  <property fmtid="{D5CDD505-2E9C-101B-9397-08002B2CF9AE}" pid="10" name="ZOTERO_BREF_2oMQ0GK7V50J_12">
    <vt:lpwstr>//zotero.org/users/1376769/items/MI8X3BE2"],"itemData":{"id":6585,"type":"report","abstract":"Despite the use of inorganic glasses for more than 4500 years, the composition–property relationships in these materials remain poorly understood. Here, exploiti</vt:lpwstr>
  </property>
  <property fmtid="{D5CDD505-2E9C-101B-9397-08002B2CF9AE}" pid="11" name="ZOTERO_BREF_2oMQ0GK7V50J_13">
    <vt:lpwstr>ng largescale experimental data and machine learning, we develop composition–property models for twenty five properties, which are interpreted using game-theoretic concepts. Specifically, we use a dataset consisting of ~275,000 glass compositions comprisi</vt:lpwstr>
  </property>
  <property fmtid="{D5CDD505-2E9C-101B-9397-08002B2CF9AE}" pid="12" name="ZOTERO_BREF_2oMQ0GK7V50J_14">
    <vt:lpwstr>ng of 221 different components and 25 properties. This is by far the largest model developed in the literature. The analysis reveals that the glass components, such as network formers, modifiers, and intermediates, play distinct roles in governing the opt</vt:lpwstr>
  </property>
  <property fmtid="{D5CDD505-2E9C-101B-9397-08002B2CF9AE}" pid="13" name="ZOTERO_BREF_2oMQ0GK7V50J_15">
    <vt:lpwstr>ical, physical, electrical, and mechanical properties of glasses. Interestingly, these components exhibit interdependence, the magnitude of which is different for different properties. While the physical origins of some of these interdependencies could be</vt:lpwstr>
  </property>
  <property fmtid="{D5CDD505-2E9C-101B-9397-08002B2CF9AE}" pid="14" name="ZOTERO_BREF_2oMQ0GK7V50J_16">
    <vt:lpwstr>explained using known phenomena, the majority of the remaining ones remain to be explored. Thus, our work paves the way for decoding the 'glass genome', which can provide the recipe for discovering novel glasses while also shedding light on the fundament</vt:lpwstr>
  </property>
  <property fmtid="{D5CDD505-2E9C-101B-9397-08002B2CF9AE}" pid="15" name="ZOTERO_BREF_2oMQ0GK7V50J_17">
    <vt:lpwstr>al factors governing the composition–structure–property relationships.","event-place":"Rochester, NY","genre":"SSRN Scholarly Paper","language":"en","note":"DOI: 10.2139/ssrn.4075602","number":"4075602","publisher":"Social Science Research Network","publi</vt:lpwstr>
  </property>
  <property fmtid="{D5CDD505-2E9C-101B-9397-08002B2CF9AE}" pid="16" name="ZOTERO_BREF_2oMQ0GK7V50J_18">
    <vt:lpwstr>sher-place":"Rochester, NY","source":"papers.ssrn.com","title":"Understanding the Compositional Control on Electrical, Mechanical, Optical, and Physical Properties of Inorganic Glasses with Interpretable Machine Learning","URL":"https://papers.ssrn.com/ab</vt:lpwstr>
  </property>
  <property fmtid="{D5CDD505-2E9C-101B-9397-08002B2CF9AE}" pid="17" name="ZOTERO_BREF_2oMQ0GK7V50J_19">
    <vt:lpwstr>stract=4075602","author":[{"family":"Ravinder","given":"R."},{"family":"Bishnoi","given":"Suresh"},{"family":"Zaki","given":"Mohd"},{"family":"Krishnan","given":"N. M. Anoop"}],"accessed":{"date-parts":[["2022",6,4]]},"issued":{"date-parts":[["2022",4,5]]</vt:lpwstr>
  </property>
  <property fmtid="{D5CDD505-2E9C-101B-9397-08002B2CF9AE}" pid="18" name="ZOTERO_BREF_2oMQ0GK7V50J_2">
    <vt:lpwstr>76769/items/3BFIU2YD"],"itemData":{"id":5820,"type":"article-journal","abstract":"Inorganic glasses, produced by the melt-quenching of a concoction of minerals, compounds, and elements, can possess unique optical and elastic properties along with excellen</vt:lpwstr>
  </property>
  <property fmtid="{D5CDD505-2E9C-101B-9397-08002B2CF9AE}" pid="19" name="ZOTERO_BREF_2oMQ0GK7V50J_20">
    <vt:lpwstr>}}}],"schema":"https://github.com/citation-style-language/schema/raw/master/csl-citation.json"}</vt:lpwstr>
  </property>
  <property fmtid="{D5CDD505-2E9C-101B-9397-08002B2CF9AE}" pid="20" name="ZOTERO_BREF_2oMQ0GK7V50J_3">
    <vt:lpwstr>t chemical, and thermal durability. Despite the ubiquitous use of glasses for critical applications such as touchscreen panels, windshields, bioactive implants, optical fibers and sensors, kitchen and laboratory glassware, thermal insulators, nuclear wast</vt:lpwstr>
  </property>
  <property fmtid="{D5CDD505-2E9C-101B-9397-08002B2CF9AE}" pid="21" name="ZOTERO_BREF_2oMQ0GK7V50J_4">
    <vt:lpwstr>e immobilization, optical lenses, and solid electrolytes, their composition-structure-property relationships remain poorly understood. Here, exploiting largescale experimental data on inorganic glasses and explainable machine learning algorithms, we devel</vt:lpwstr>
  </property>
  <property fmtid="{D5CDD505-2E9C-101B-9397-08002B2CF9AE}" pid="22" name="ZOTERO_BREF_2oMQ0GK7V50J_5">
    <vt:lpwstr>op composition-property models for twenty-five properties, which are in agreement with experimental observations. These models are further interpreted using a game-theoretic concept namely, Shapley additive explanations, to understand the role of glass co</vt:lpwstr>
  </property>
  <property fmtid="{D5CDD505-2E9C-101B-9397-08002B2CF9AE}" pid="23" name="ZOTERO_BREF_2oMQ0GK7V50J_6">
    <vt:lpwstr>mponents in controlling the final property. The analysis reveals that the components present in the glass, such as network formers, modifiers, and the intermediates, play distinct roles in governing each of the optical, physical, electrical, and mechanica</vt:lpwstr>
  </property>
  <property fmtid="{D5CDD505-2E9C-101B-9397-08002B2CF9AE}" pid="24" name="ZOTERO_BREF_2oMQ0GK7V50J_7">
    <vt:lpwstr>l properties of glasses. Additionally, these components exhibit interdependence, the magnitude of which is different for different properties. While the physical origins of some of these interdependencies could be attributed to known phenomena such as \"b</vt:lpwstr>
  </property>
  <property fmtid="{D5CDD505-2E9C-101B-9397-08002B2CF9AE}" pid="25" name="ZOTERO_BREF_2oMQ0GK7V50J_8">
    <vt:lpwstr>oron anomaly\", \"mixed modifier effect\", and the \"Loewenstein rule\", the majority of the remaining ones requires further experimental and computational analysis of the glass structure. Thus, our work paves the way for decoding the \"glass genome\", wh</vt:lpwstr>
  </property>
  <property fmtid="{D5CDD505-2E9C-101B-9397-08002B2CF9AE}" pid="26" name="ZOTERO_BREF_2oMQ0GK7V50J_9">
    <vt:lpwstr>ich can provide the recipe for discovery of novel glasses, while also shedding light into the fundamental factors governing the composition-structure-property relationships.","container-title":"arXiv:2103.12050 [cond-mat]","note":"arXiv: 2103.12050","sour</vt:lpwstr>
  </property>
  <property fmtid="{D5CDD505-2E9C-101B-9397-08002B2CF9AE}" pid="27" name="ZOTERO_BREF_3MVjcOoY5eas_1">
    <vt:lpwstr>ZOTERO_ITEM CSL_CITATION {"citationID":"3255vlRO","properties":{"formattedCitation":"[27]","plainCitation":"[27]","noteIndex":0},"citationItems":[{"id":6596,"uris":["http://zotero.org/users/1376769/items/NUI9NFVG"],"uri":["http://zotero.org/users/1376769/</vt:lpwstr>
  </property>
  <property fmtid="{D5CDD505-2E9C-101B-9397-08002B2CF9AE}" pid="28" name="ZOTERO_BREF_3MVjcOoY5eas_2">
    <vt:lpwstr>items/NUI9NFVG"],"itemData":{"id":6596,"type":"article-journal","abstract":"When selecting a classification algorithm to be applied to a particular problem, one has to simultaneously select the best algorithm for that dataset and the best set of hyperpara</vt:lpwstr>
  </property>
  <property fmtid="{D5CDD505-2E9C-101B-9397-08002B2CF9AE}" pid="29" name="ZOTERO_BREF_3MVjcOoY5eas_3">
    <vt:lpwstr>meters for the chosen model. The usual approach is to apply a nested cross-validation procedure: hyperparameter selection is performed in the inner cross-validation, while the outer cross-validation computes an unbiased estimate of the expected accuracy o</vt:lpwstr>
  </property>
  <property fmtid="{D5CDD505-2E9C-101B-9397-08002B2CF9AE}" pid="30" name="ZOTERO_BREF_3MVjcOoY5eas_4">
    <vt:lpwstr>f the algorithm with cross-validation based hyperparameter tuning. The alternative approach, which we shall call “flat cross-validation”, uses a single cross-validation step both to select the optimal hyperparameter values and to provide an estimate of th</vt:lpwstr>
  </property>
  <property fmtid="{D5CDD505-2E9C-101B-9397-08002B2CF9AE}" pid="31" name="ZOTERO_BREF_3MVjcOoY5eas_5">
    <vt:lpwstr>e expected accuracy of the algorithm that, while biased, may nevertheless still be used to select the best learning algorithm. We tested both procedures using 12 different algorithms on 115 real-life binary datasets and conclude that using the less comput</vt:lpwstr>
  </property>
  <property fmtid="{D5CDD505-2E9C-101B-9397-08002B2CF9AE}" pid="32" name="ZOTERO_BREF_3MVjcOoY5eas_6">
    <vt:lpwstr>ationally costly flat cross-validation procedure will generally result in the selection of an algorithm that is, for all practical purposes, of similar quality to that selected via nested cross-validation, provided the learning algorithms have relatively</vt:lpwstr>
  </property>
  <property fmtid="{D5CDD505-2E9C-101B-9397-08002B2CF9AE}" pid="33" name="ZOTERO_BREF_3MVjcOoY5eas_7">
    <vt:lpwstr>few hyperparameters to be optimised.","container-title":"Expert Systems with Applications","DOI":"10.1016/j.eswa.2021.115222","ISSN":"0957-4174","journalAbbreviation":"Expert Systems with Applications","language":"en","page":"115222","source":"ScienceDire</vt:lpwstr>
  </property>
  <property fmtid="{D5CDD505-2E9C-101B-9397-08002B2CF9AE}" pid="34" name="ZOTERO_BREF_3MVjcOoY5eas_8">
    <vt:lpwstr>ct","title":"Nested cross-validation when selecting classifiers is overzealous for most practical applications","volume":"182","author":[{"family":"Wainer","given":"Jacques"},{"family":"Cawley","given":"Gavin"}],"issued":{"date-parts":[["2021",11,15]]}}}]</vt:lpwstr>
  </property>
  <property fmtid="{D5CDD505-2E9C-101B-9397-08002B2CF9AE}" pid="35" name="ZOTERO_BREF_3MVjcOoY5eas_9">
    <vt:lpwstr>,"schema":"https://github.com/citation-style-language/schema/raw/master/csl-citation.json"}</vt:lpwstr>
  </property>
  <property fmtid="{D5CDD505-2E9C-101B-9397-08002B2CF9AE}" pid="36" name="ZOTERO_BREF_3W0lnm4KIYvd_1">
    <vt:lpwstr>ZOTERO_ITEM CSL_CITATION {"citationID":"eMWLWA0q","properties":{"formattedCitation":"[6\\uc0\\u8211{}19]","plainCitation":"[6–19]","noteIndex":0},"citationItems":[{"id":4135,"uris":["http://zotero.org/users/1376769/items/MG82MT7F"],"uri":["http://zotero.o</vt:lpwstr>
  </property>
  <property fmtid="{D5CDD505-2E9C-101B-9397-08002B2CF9AE}" pid="37" name="ZOTERO_BREF_3W0lnm4KIYvd_10">
    <vt:lpwstr>using neural networks","volume":"159","author":[{"family":"Cassar","given":"Daniel R."},{"family":"Carvalho","given":"André C. P. L. F.","non-dropping-particle":"de"},{"family":"Zanotto","given":"Edgar D."}],"issued":{"date-parts":[["2018",10,15]]}}},{"id</vt:lpwstr>
  </property>
  <property fmtid="{D5CDD505-2E9C-101B-9397-08002B2CF9AE}" pid="38" name="ZOTERO_BREF_3W0lnm4KIYvd_100">
    <vt:lpwstr>obaça","given":"Edesio"},{"family":"Carvalho","given":"André C. P. L. F.","non-dropping-particle":"de"},{"family":"Zanotto","given":"Edgar D."}],"issued":{"date-parts":[["2021",9,1]]}}},{"id":5802,"uris":["http://zotero.org/users/1376769/items/WCQ7F9TJ"],</vt:lpwstr>
  </property>
  <property fmtid="{D5CDD505-2E9C-101B-9397-08002B2CF9AE}" pid="39" name="ZOTERO_BREF_3W0lnm4KIYvd_101">
    <vt:lpwstr>"uri":["http://zotero.org/users/1376769/items/WCQ7F9TJ"],"itemData":{"id":5802,"type":"article-journal","abstract":"Engineering new glass compositions have experienced a sturdy tendency to move forward from (educated) trial-and-error to data- and simulati</vt:lpwstr>
  </property>
  <property fmtid="{D5CDD505-2E9C-101B-9397-08002B2CF9AE}" pid="40" name="ZOTERO_BREF_3W0lnm4KIYvd_102">
    <vt:lpwstr>on-driven strategies. In this work, we developed a computer program that combines data-driven predictive models (in this case, neural networks) with a genetic algorithm to design glass compositions with desired combinations of properties. First, we induce</vt:lpwstr>
  </property>
  <property fmtid="{D5CDD505-2E9C-101B-9397-08002B2CF9AE}" pid="41" name="ZOTERO_BREF_3W0lnm4KIYvd_103">
    <vt:lpwstr>d predictive models for the glass transition temperature (Tg) using a dataset of 45,302 compositions with 39 different chemical elements, and for the refractive index (nd) using a dataset of 41,225 compositions with 38 different chemical elements. Then, w</vt:lpwstr>
  </property>
  <property fmtid="{D5CDD505-2E9C-101B-9397-08002B2CF9AE}" pid="42" name="ZOTERO_BREF_3W0lnm4KIYvd_104">
    <vt:lpwstr>e searched for relevant glass compositions using a genetic algorithm informed by a design trend of glasses having high nd (1.7 or more) and low Tg (500 °C or less). Two candidate compositions suggested by the combined algorithms were selected and produced</vt:lpwstr>
  </property>
  <property fmtid="{D5CDD505-2E9C-101B-9397-08002B2CF9AE}" pid="43" name="ZOTERO_BREF_3W0lnm4KIYvd_105">
    <vt:lpwstr>in the laboratory. These compositions are significantly different from those in the datasets used to induce the predictive models, showing that the used method is indeed capable of exploration. Both glasses met the constraints of the work, which supports</vt:lpwstr>
  </property>
  <property fmtid="{D5CDD505-2E9C-101B-9397-08002B2CF9AE}" pid="44" name="ZOTERO_BREF_3W0lnm4KIYvd_106">
    <vt:lpwstr>the proposed framework. Therefore, this new tool can be immediately used for accelerating the design of new glasses. These results are a stepping stone in the pathway of machine learning-guided design of novel glasses.","container-title":"Ceramics Intern</vt:lpwstr>
  </property>
  <property fmtid="{D5CDD505-2E9C-101B-9397-08002B2CF9AE}" pid="45" name="ZOTERO_BREF_3W0lnm4KIYvd_107">
    <vt:lpwstr>ational","DOI":"10.1016/j.ceramint.2020.12.167","ISSN":"0272-8842","issue":"8","journalAbbreviation":"Ceramics International","language":"en","note":"tex.ids= cassar2020designing\narXiv: 2008.09187","page":"10555-10564","source":"ScienceDirect","title":"D</vt:lpwstr>
  </property>
  <property fmtid="{D5CDD505-2E9C-101B-9397-08002B2CF9AE}" pid="46" name="ZOTERO_BREF_3W0lnm4KIYvd_108">
    <vt:lpwstr>esigning optical glasses by machine learning coupled with a genetic algorithm","volume":"47","author":[{"family":"Cassar","given":"Daniel R."},{"family":"Santos","given":"Gisele G."},{"family":"Zanotto","given":"Edgar D."}],"issued":{"date-parts":[["2021"</vt:lpwstr>
  </property>
  <property fmtid="{D5CDD505-2E9C-101B-9397-08002B2CF9AE}" pid="47" name="ZOTERO_BREF_3W0lnm4KIYvd_109">
    <vt:lpwstr>,4,15]]}}},{"id":6364,"uris":["http://zotero.org/users/1376769/items/4H77B5E2"],"uri":["http://zotero.org/users/1376769/items/4H77B5E2"],"itemData":{"id":6364,"type":"article-journal","abstract":"Predicting the liquid compositions that will vitrify at exp</vt:lpwstr>
  </property>
  <property fmtid="{D5CDD505-2E9C-101B-9397-08002B2CF9AE}" pid="48" name="ZOTERO_BREF_3W0lnm4KIYvd_11">
    <vt:lpwstr>":5036,"uris":["http://zotero.org/users/1376769/items/V3RAUIKB"],"uri":["http://zotero.org/users/1376769/items/V3RAUIKB"],"itemData":{"id":5036,"type":"chapter","abstract":"With abundant composition-dependent glass properties data of good quality, machine</vt:lpwstr>
  </property>
  <property fmtid="{D5CDD505-2E9C-101B-9397-08002B2CF9AE}" pid="49" name="ZOTERO_BREF_3W0lnm4KIYvd_110">
    <vt:lpwstr>erimentally accessible quench rates remains one of the grand challenges in the field of condensed matter physics. This glass-forming ability can be quantified as the critical quench rate needed to suppress crystallization. Knowledge of this critical quenc</vt:lpwstr>
  </property>
  <property fmtid="{D5CDD505-2E9C-101B-9397-08002B2CF9AE}" pid="50" name="ZOTERO_BREF_3W0lnm4KIYvd_111">
    <vt:lpwstr>h rate also informs which glass composition could be used for new applications. There have been several physical and empirical models presented in the literature to predict the critical quench rate/glass forming ability. These models range from those theo</vt:lpwstr>
  </property>
  <property fmtid="{D5CDD505-2E9C-101B-9397-08002B2CF9AE}" pid="51" name="ZOTERO_BREF_3W0lnm4KIYvd_112">
    <vt:lpwstr>retically derived to those quantified only through experimental characterization. In this work, we instead propose a new method to calculate the critical quench rate using the recently developed toy landscape model combined with machine learning. The toy</vt:lpwstr>
  </property>
  <property fmtid="{D5CDD505-2E9C-101B-9397-08002B2CF9AE}" pid="52" name="ZOTERO_BREF_3W0lnm4KIYvd_113">
    <vt:lpwstr>landscape model accesses the underlying physics that control the vitrification behavior by directly simulating the liquid thermodynamics and kinetics. The results are discussed in terms of industrial impact, physical insights, and how the glass science co</vt:lpwstr>
  </property>
  <property fmtid="{D5CDD505-2E9C-101B-9397-08002B2CF9AE}" pid="53" name="ZOTERO_BREF_3W0lnm4KIYvd_114">
    <vt:lpwstr>mmunity can develop improved predictions of glass-forming ability.","container-title":"Acta Materialia","DOI":"10.1016/j.actamat.2021.117432","ISSN":"1359-6454","journalAbbreviation":"Acta Materialia","language":"en","page":"117432","source":"ScienceDirec</vt:lpwstr>
  </property>
  <property fmtid="{D5CDD505-2E9C-101B-9397-08002B2CF9AE}" pid="54" name="ZOTERO_BREF_3W0lnm4KIYvd_115">
    <vt:lpwstr>t","title":"Hybrid Machine Learning/Physics-Based Approach for Predicting Oxide Glass-Forming Ability","author":[{"family":"Wilkinson","given":"Collin J."},{"family":"Trivelpiece","given":"Cory"},{"family":"Hust","given":"Rob"},{"family":"Welch","given":"</vt:lpwstr>
  </property>
  <property fmtid="{D5CDD505-2E9C-101B-9397-08002B2CF9AE}" pid="55" name="ZOTERO_BREF_3W0lnm4KIYvd_116">
    <vt:lpwstr>Rebecca S."},{"family":"Feller","given":"Steve A."},{"family":"Mauro","given":"John C."}],"issued":{"date-parts":[["2021",10,23]]}}},{"id":5810,"uris":["http://zotero.org/users/1376769/items/659TLMN8"],"uri":["http://zotero.org/users/1376769/items/659TLMN</vt:lpwstr>
  </property>
  <property fmtid="{D5CDD505-2E9C-101B-9397-08002B2CF9AE}" pid="56" name="ZOTERO_BREF_3W0lnm4KIYvd_117">
    <vt:lpwstr>8"],"itemData":{"id":5810,"type":"article-journal","abstract":"Optical glass must satisfy multiple specifications for a given optical instrument. Machine learning has recently been applied to the development of materials. The optimization of compositions</vt:lpwstr>
  </property>
  <property fmtid="{D5CDD505-2E9C-101B-9397-08002B2CF9AE}" pid="57" name="ZOTERO_BREF_3W0lnm4KIYvd_118">
    <vt:lpwstr>with multiple target properties has been investigated. Here, we focus on the trade-off between target properties, namely the refractive index nd and the Abbe number νd, for optical glass and apply a multi-objective Bayesian optimization algorithm called P</vt:lpwstr>
  </property>
  <property fmtid="{D5CDD505-2E9C-101B-9397-08002B2CF9AE}" pid="58" name="ZOTERO_BREF_3W0lnm4KIYvd_119">
    <vt:lpwstr>arEGO to find glass compositions with low target property values using INTERGRAD data. In addition, we examine the effects of normalizing the target properties and descriptors on the search performance of ParEGO. The results reveal that ParEGO can effecti</vt:lpwstr>
  </property>
  <property fmtid="{D5CDD505-2E9C-101B-9397-08002B2CF9AE}" pid="59" name="ZOTERO_BREF_3W0lnm4KIYvd_12">
    <vt:lpwstr>learning-based models can enable the development of glass compositions with desired properties such as liquidus temperature, viscosity, and Young's modulus using much fewer experiments than would otherwise be needed in a purely experimental exploratory r</vt:lpwstr>
  </property>
  <property fmtid="{D5CDD505-2E9C-101B-9397-08002B2CF9AE}" pid="60" name="ZOTERO_BREF_3W0lnm4KIYvd_120">
    <vt:lpwstr>vely find compositions with low target property values and that normalization is necessary for sufficient ParEGO search performance. The normalization of target properties and descriptors may be effective for other multi-objective Bayesian optimization al</vt:lpwstr>
  </property>
  <property fmtid="{D5CDD505-2E9C-101B-9397-08002B2CF9AE}" pid="61" name="ZOTERO_BREF_3W0lnm4KIYvd_121">
    <vt:lpwstr>gorithms and materials. We also discuss how to apply the method to the actual development of optical glass.","container-title":"Ceramics International","DOI":"10.1016/j.ceramint.2021.02.155","ISSN":"0272-8842","journalAbbreviation":"Ceramics International</vt:lpwstr>
  </property>
  <property fmtid="{D5CDD505-2E9C-101B-9397-08002B2CF9AE}" pid="62" name="ZOTERO_BREF_3W0lnm4KIYvd_122">
    <vt:lpwstr>","language":"en","source":"ScienceDirect","title":"Multi-objective Bayesian optimization of optical glass compositions","URL":"https://www.sciencedirect.com/science/article/pii/S0272884221005307","author":[{"family":"Nakamura","given":"Kensaku"},{"family</vt:lpwstr>
  </property>
  <property fmtid="{D5CDD505-2E9C-101B-9397-08002B2CF9AE}" pid="63" name="ZOTERO_BREF_3W0lnm4KIYvd_123">
    <vt:lpwstr>":"Otani","given":"Naoya"},{"family":"Koike","given":"Tetsuya"}],"accessed":{"date-parts":[["2021",3,17]]},"issued":{"date-parts":[["2021",2,27]]}}}],"schema":"https://github.com/citation-style-language/schema/raw/master/csl-citation.json"}</vt:lpwstr>
  </property>
  <property fmtid="{D5CDD505-2E9C-101B-9397-08002B2CF9AE}" pid="64" name="ZOTERO_BREF_3W0lnm4KIYvd_13">
    <vt:lpwstr>esearch. In particular, research companies with long track records of exploratory research are in the unique position to capitalize on data-driven models by compiling their earlier internal experiments for research and product development. In this chapter</vt:lpwstr>
  </property>
  <property fmtid="{D5CDD505-2E9C-101B-9397-08002B2CF9AE}" pid="65" name="ZOTERO_BREF_3W0lnm4KIYvd_14">
    <vt:lpwstr>, we demonstrate how Corning has used this unique advantage to develop models based on neural networks and genetic algorithms to predict compositions that will yield a desired liquidus temperature as well as viscosity, Young's modulus, compressive stress,</vt:lpwstr>
  </property>
  <property fmtid="{D5CDD505-2E9C-101B-9397-08002B2CF9AE}" pid="66" name="ZOTERO_BREF_3W0lnm4KIYvd_15">
    <vt:lpwstr>and depth of layer.","collection-title":"Springer Handbooks","container-title":"Springer Handbook of Glass","event-place":"Cham","ISBN":"978-3-319-93728-1","language":"en","page":"1157-1192","publisher":"Springer International Publishing","publisher-plac</vt:lpwstr>
  </property>
  <property fmtid="{D5CDD505-2E9C-101B-9397-08002B2CF9AE}" pid="67" name="ZOTERO_BREF_3W0lnm4KIYvd_16">
    <vt:lpwstr>e":"Cham","source":"Springer Link","title":"Machine learning for glass modeling","author":[{"family":"Tandia","given":"Adama"},{"family":"Onbasli","given":"Mehmet C."},{"family":"Mauro","given":"John C."}],"editor":[{"family":"Musgraves","given":"J. David</vt:lpwstr>
  </property>
  <property fmtid="{D5CDD505-2E9C-101B-9397-08002B2CF9AE}" pid="68" name="ZOTERO_BREF_3W0lnm4KIYvd_17">
    <vt:lpwstr>"},{"family":"Hu","given":"Juejun"},{"family":"Calvez","given":"Laurent"}],"accessed":{"date-parts":[["2019",11,14]]},"issued":{"date-parts":[["2019"]]}}},{"id":5174,"uris":["http://zotero.org/users/1376769/items/DXT327VR"],"uri":["http://zotero.org/users</vt:lpwstr>
  </property>
  <property fmtid="{D5CDD505-2E9C-101B-9397-08002B2CF9AE}" pid="69" name="ZOTERO_BREF_3W0lnm4KIYvd_18">
    <vt:lpwstr>/1376769/items/DXT327VR"],"itemData":{"id":5174,"type":"article-journal","abstract":"Modern technologies demand the development of new glasses with unusual properties. Most of the previous developments occurred by slow, expensive trial-and-error approache</vt:lpwstr>
  </property>
  <property fmtid="{D5CDD505-2E9C-101B-9397-08002B2CF9AE}" pid="70" name="ZOTERO_BREF_3W0lnm4KIYvd_19">
    <vt:lpwstr>s, which have produced a considerable amount of data over the past 100 years. By finding patterns in such types of data, Machine Learning (ML) algorithms can extract useful knowledge, providing important insights into composition-property maps. A key step</vt:lpwstr>
  </property>
  <property fmtid="{D5CDD505-2E9C-101B-9397-08002B2CF9AE}" pid="71" name="ZOTERO_BREF_3W0lnm4KIYvd_2">
    <vt:lpwstr>rg/users/1376769/items/MG82MT7F"],"itemData":{"id":4135,"type":"article-journal","abstract":"The glass transition temperature (Tg) is a kinetic property of major importance for both fundamental and applied glass science. In this study, we designed and tra</vt:lpwstr>
  </property>
  <property fmtid="{D5CDD505-2E9C-101B-9397-08002B2CF9AE}" pid="72" name="ZOTERO_BREF_3W0lnm4KIYvd_20">
    <vt:lpwstr>in glass composition design is to identify their physical-chemical properties, such as the glass transition temperature, Tg. In this paper, we investigate how different ML algorithms can be used to predict the Tg of glasses based on their chemical compos</vt:lpwstr>
  </property>
  <property fmtid="{D5CDD505-2E9C-101B-9397-08002B2CF9AE}" pid="73" name="ZOTERO_BREF_3W0lnm4KIYvd_21">
    <vt:lpwstr>ition. For such, we used a dataset of 43,240 oxide glass compositions, each one with its assigned Tg. Besides, to assess the predictive performance obtained by ML algorithms, we investigated the possible gains by tuning the hyperparameters of these algori</vt:lpwstr>
  </property>
  <property fmtid="{D5CDD505-2E9C-101B-9397-08002B2CF9AE}" pid="74" name="ZOTERO_BREF_3W0lnm4KIYvd_22">
    <vt:lpwstr>thms. The results show that the best ML algorithm for predicting Tg is the Random Forest (RF). One of the main challenges in this task is the prediction of extreme Tg values. To do this, we assessed the predictive performance of the investigated ML algori</vt:lpwstr>
  </property>
  <property fmtid="{D5CDD505-2E9C-101B-9397-08002B2CF9AE}" pid="75" name="ZOTERO_BREF_3W0lnm4KIYvd_23">
    <vt:lpwstr>thms in three Tg intervals. For extreme Tg values ( ≤  450 K and  ≥  1150 K), the top-performing algorithm was the k-Nearest Neighbours, closely followed by RF. The induced RF model predicted extreme values of Tg with a Relative Deviation (RD) of 3.5% for</vt:lpwstr>
  </property>
  <property fmtid="{D5CDD505-2E9C-101B-9397-08002B2CF9AE}" pid="76" name="ZOTERO_BREF_3W0lnm4KIYvd_24">
    <vt:lpwstr>glasses with high Tg ( ≥  1150 K), and RD of 7.5% for glasses with very low Tg ( ≤  450 K). Finally, we propose a new visual approach to explain what our RF model learned, highlighting the importance of each chemical element to obtain glasses with extrem</vt:lpwstr>
  </property>
  <property fmtid="{D5CDD505-2E9C-101B-9397-08002B2CF9AE}" pid="77" name="ZOTERO_BREF_3W0lnm4KIYvd_25">
    <vt:lpwstr>e Tg. This study can be easily expanded to predict other composition–property combinations and can advantageously replace empirical approaches for developing novel glasses with relevant properties and applications.","container-title":"Acta Materialia","DO</vt:lpwstr>
  </property>
  <property fmtid="{D5CDD505-2E9C-101B-9397-08002B2CF9AE}" pid="78" name="ZOTERO_BREF_3W0lnm4KIYvd_26">
    <vt:lpwstr>I":"10.1016/j.actamat.2020.01.047","ISSN":"1359-6454","journalAbbreviation":"Acta Materialia","language":"en","page":"92-100","source":"ScienceDirect","title":"Explainable machine learning algorithms for predicting glass transition temperatures","volume":</vt:lpwstr>
  </property>
  <property fmtid="{D5CDD505-2E9C-101B-9397-08002B2CF9AE}" pid="79" name="ZOTERO_BREF_3W0lnm4KIYvd_27">
    <vt:lpwstr>"188","author":[{"family":"Alcobaça","given":"Edesio"},{"family":"Mastelini","given":"Saulo Martiello"},{"family":"Botari","given":"Tiago"},{"family":"Pimentel","given":"Bruno Almeida"},{"family":"Cassar","given":"Daniel Roberto"},{"family":"Carvalho","gi</vt:lpwstr>
  </property>
  <property fmtid="{D5CDD505-2E9C-101B-9397-08002B2CF9AE}" pid="80" name="ZOTERO_BREF_3W0lnm4KIYvd_28">
    <vt:lpwstr>ven":"André Carlos Ponce Leon Ferreira","non-dropping-particle":"de"},{"family":"Zanotto","given":"Edgar Dutra"}],"issued":{"date-parts":[["2020",4,15]]}}},{"id":5149,"uris":["http://zotero.org/users/1376769/items/9MHX9P6E"],"uri":["http://zotero.org/user</vt:lpwstr>
  </property>
  <property fmtid="{D5CDD505-2E9C-101B-9397-08002B2CF9AE}" pid="81" name="ZOTERO_BREF_3W0lnm4KIYvd_29">
    <vt:lpwstr>s/1376769/items/9MHX9P6E"],"itemData":{"id":5149,"type":"article-journal","abstract":"We conduct a comprehensive machine learning study on predicting the oxide glasses density, Young's modulus, shear modulus, and Poisson's ratio given compositions, by lev</vt:lpwstr>
  </property>
  <property fmtid="{D5CDD505-2E9C-101B-9397-08002B2CF9AE}" pid="82" name="ZOTERO_BREF_3W0lnm4KIYvd_3">
    <vt:lpwstr>ined an artificial neural network to induce a model that can predict the Tg of multicomponent oxide glasses. To do this, we used a dataset containing more than 55,000 inorganic glass compositions and their respective experimental values of Tg. These compo</vt:lpwstr>
  </property>
  <property fmtid="{D5CDD505-2E9C-101B-9397-08002B2CF9AE}" pid="83" name="ZOTERO_BREF_3W0lnm4KIYvd_30">
    <vt:lpwstr>eraging the large dataset collected at Corning Incorporated. The density and elastic property datasets have the size of 24,858 and 8519, respectively. Our results show that random forest, K-Nearest neighbor, and neural networks consistently deliver good p</vt:lpwstr>
  </property>
  <property fmtid="{D5CDD505-2E9C-101B-9397-08002B2CF9AE}" pid="84" name="ZOTERO_BREF_3W0lnm4KIYvd_31">
    <vt:lpwstr>erformance, while support vector machine consistently underperforms. Lasso linear regression works best for density prediction, while Poisson's ratio is extremely challenging to predict with the best R2 score achieved to be around 0.7 by random forest. Ad</vt:lpwstr>
  </property>
  <property fmtid="{D5CDD505-2E9C-101B-9397-08002B2CF9AE}" pid="85" name="ZOTERO_BREF_3W0lnm4KIYvd_32">
    <vt:lpwstr>ditionally, feature importance analysis shows that La2O3 and BaO are the top two features for density prediction, while Na2O and B2O3 for Young's modulus and shear modulus prediction, and CaO and SiO2 for Poisson's ratio prediction. The study could be pot</vt:lpwstr>
  </property>
  <property fmtid="{D5CDD505-2E9C-101B-9397-08002B2CF9AE}" pid="86" name="ZOTERO_BREF_3W0lnm4KIYvd_33">
    <vt:lpwstr>entially leveraged as the baseline by future studies given the large dataset we trained on.","container-title":"Journal of Non-Crystalline Solids","DOI":"10.1016/j.jnoncrysol.2019.119768","ISSN":"0022-3093","journalAbbreviation":"Journal of Non-Crystallin</vt:lpwstr>
  </property>
  <property fmtid="{D5CDD505-2E9C-101B-9397-08002B2CF9AE}" pid="87" name="ZOTERO_BREF_3W0lnm4KIYvd_34">
    <vt:lpwstr>e Solids","language":"en","page":"119768","source":"ScienceDirect","title":"Machine learning on density and elastic property of oxide glasses driven by large dataset","volume":"529","author":[{"family":"Deng","given":"Binghui"}],"issued":{"date-parts":[["</vt:lpwstr>
  </property>
  <property fmtid="{D5CDD505-2E9C-101B-9397-08002B2CF9AE}" pid="88" name="ZOTERO_BREF_3W0lnm4KIYvd_35">
    <vt:lpwstr>2020",2,1]]}}},{"id":5460,"uris":["http://zotero.org/users/1376769/items/3KQSS4IM"],"uri":["http://zotero.org/users/1376769/items/3KQSS4IM"],"itemData":{"id":5460,"type":"article-journal","abstract":"Designing new glasses requires a priori knowledge of ho</vt:lpwstr>
  </property>
  <property fmtid="{D5CDD505-2E9C-101B-9397-08002B2CF9AE}" pid="89" name="ZOTERO_BREF_3W0lnm4KIYvd_36">
    <vt:lpwstr>w the composition of a glass dictates its properties such as stiffness, density, or processability. Thus, accelerated design of glasses for targeted applications remain impeded due to the lack of composition–property models. To this extent, exploiting a l</vt:lpwstr>
  </property>
  <property fmtid="{D5CDD505-2E9C-101B-9397-08002B2CF9AE}" pid="90" name="ZOTERO_BREF_3W0lnm4KIYvd_37">
    <vt:lpwstr>arge dataset of glasses comprising of up to 37 oxide components and more than 100 000 glass compositions, we develop high-fidelity deep neural networks for the prediction of eight properties that enable the design of glasses, namely, density, Young's modu</vt:lpwstr>
  </property>
  <property fmtid="{D5CDD505-2E9C-101B-9397-08002B2CF9AE}" pid="91" name="ZOTERO_BREF_3W0lnm4KIYvd_38">
    <vt:lpwstr>lus, shear modulus, hardness, glass transition temperature, thermal expansion coefficient, liquidus temperature, and refractive index. We demonstrate that the models developed here exhibit excellent predictability, ensuring its ability to capture the unde</vt:lpwstr>
  </property>
  <property fmtid="{D5CDD505-2E9C-101B-9397-08002B2CF9AE}" pid="92" name="ZOTERO_BREF_3W0lnm4KIYvd_39">
    <vt:lpwstr>rlying nonlinear composition–property relationships. Using these models, we develop a series of new design charts, termed as glass selection charts. These charts enable the rational design of functional glasses for targeted applications by identifying uni</vt:lpwstr>
  </property>
  <property fmtid="{D5CDD505-2E9C-101B-9397-08002B2CF9AE}" pid="93" name="ZOTERO_BREF_3W0lnm4KIYvd_4">
    <vt:lpwstr>sitions contain from 3 to 21 of the 45 chemical elements studied here. We implemented an optimization procedure to find artificial neural network hyperparameter values that were able to induce a model with high predictive performance. The resulting neural</vt:lpwstr>
  </property>
  <property fmtid="{D5CDD505-2E9C-101B-9397-08002B2CF9AE}" pid="94" name="ZOTERO_BREF_3W0lnm4KIYvd_40">
    <vt:lpwstr>que compositions that satisfy two or more constraints, on both compositions and properties, simultaneously.","container-title":"Materials Horizons","DOI":"10.1039/D0MH00162G","ISSN":"2051-6355","issue":"7","journalAbbreviation":"Mater. Horiz.","language":</vt:lpwstr>
  </property>
  <property fmtid="{D5CDD505-2E9C-101B-9397-08002B2CF9AE}" pid="95" name="ZOTERO_BREF_3W0lnm4KIYvd_41">
    <vt:lpwstr>"en","note":"tex.ids: ravinder2019deep, ravinder2020deep\narXiv: 1912.11582\npublisher: The Royal Society of Chemistry","page":"1819-1827","source":"pubs.rsc.org","title":"Deep learning aided rational design of oxide glasses","volume":"7","author":[{"fami</vt:lpwstr>
  </property>
  <property fmtid="{D5CDD505-2E9C-101B-9397-08002B2CF9AE}" pid="96" name="ZOTERO_BREF_3W0lnm4KIYvd_42">
    <vt:lpwstr>ly":"Ravinder","given":"R."},{"family":"Sridhara","given":"Karthikeya H."},{"family":"Bishnoi","given":"Suresh"},{"family":"Grover","given":"Hargun Singh"},{"family":"Bauchy","given":"Mathieu"},{"family":"Jayadeva","given":""},{"family":"Kodamana","given"</vt:lpwstr>
  </property>
  <property fmtid="{D5CDD505-2E9C-101B-9397-08002B2CF9AE}" pid="97" name="ZOTERO_BREF_3W0lnm4KIYvd_43">
    <vt:lpwstr>:"Hariprasad"},{"family":"Krishnan","given":"N. M. Anoop"}],"issued":{"date-parts":[["2020",7,6]]}}},{"id":5815,"uris":["http://zotero.org/users/1376769/items/PVNXANBV"],"uri":["http://zotero.org/users/1376769/items/PVNXANBV"],"itemData":{"id":5815,"type"</vt:lpwstr>
  </property>
  <property fmtid="{D5CDD505-2E9C-101B-9397-08002B2CF9AE}" pid="98" name="ZOTERO_BREF_3W0lnm4KIYvd_44">
    <vt:lpwstr>:"article-journal","abstract":"Due to their excellent optical properties, glasses are used for various applications ranging from smartphone screens to telescopes. Developing compositions with tailored Abbe number (Vd) and refractive index (nd), two crucia</vt:lpwstr>
  </property>
  <property fmtid="{D5CDD505-2E9C-101B-9397-08002B2CF9AE}" pid="99" name="ZOTERO_BREF_3W0lnm4KIYvd_45">
    <vt:lpwstr>l optical properties, is a major challenge. To this extent, machine learning (ML) approaches have been successfully used to develop composition-property models. However, these models are essentially black-box in nature and suffer from the lack of interpre</vt:lpwstr>
  </property>
  <property fmtid="{D5CDD505-2E9C-101B-9397-08002B2CF9AE}" pid="100" name="ZOTERO_BREF_3W0lnm4KIYvd_46">
    <vt:lpwstr>tability. In this paper, we demonstrate the use of ML models to predict the composition-dependent variations of Vd and n at 587.6 nm (nd). Further, using Shapely Additive exPlanations (SHAP), we interpret the ML models to identify the contribution of each</vt:lpwstr>
  </property>
  <property fmtid="{D5CDD505-2E9C-101B-9397-08002B2CF9AE}" pid="101" name="ZOTERO_BREF_3W0lnm4KIYvd_47">
    <vt:lpwstr>of the input components toward a target prediction. We observe that the glass formers such as SiO2, B2O3, and P2O5, and intermediates like TiO2, PbO, and Bi2O3 play a significant role in controlling the optical properties. Interestingly, components that</vt:lpwstr>
  </property>
  <property fmtid="{D5CDD505-2E9C-101B-9397-08002B2CF9AE}" pid="102" name="ZOTERO_BREF_3W0lnm4KIYvd_48">
    <vt:lpwstr>contribute toward increasing the nd are found to decrease the Vd and vice-versa. Finally, we develop the Abbe diagram, also known as the \"glass veil\", using the ML models, allowing accelerated discovery of new glasses for optical properties beyond the e</vt:lpwstr>
  </property>
  <property fmtid="{D5CDD505-2E9C-101B-9397-08002B2CF9AE}" pid="103" name="ZOTERO_BREF_3W0lnm4KIYvd_49">
    <vt:lpwstr>xperimental pareto front. Overall, employing explainable ML, we discover the hidden compositional control on the optical properties of oxide glasses.","container-title":"arXiv:2103.03633 [cond-mat, physics:physics]","note":"arXiv: 2103.03633","source":"ar</vt:lpwstr>
  </property>
  <property fmtid="{D5CDD505-2E9C-101B-9397-08002B2CF9AE}" pid="104" name="ZOTERO_BREF_3W0lnm4KIYvd_5">
    <vt:lpwstr>network model can correctly predict, with 95% accuracy, the published Tg value within less than ±9% error, whereas 90% of the data are predicted with a relative deviation lower than ±6%. This level of uncertainty is equivalent to the level present in the</vt:lpwstr>
  </property>
  <property fmtid="{D5CDD505-2E9C-101B-9397-08002B2CF9AE}" pid="105" name="ZOTERO_BREF_3W0lnm4KIYvd_50">
    <vt:lpwstr>Xiv.org","title":"Unveiling the glass veil: elucidating the optical properties in glasses with interpretable machine learning","title-short":"Unveiling the glass veil","URL":"http://arxiv.org/abs/2103.03633","author":[{"family":"Zaki","given":"Mohd"},{"fa</vt:lpwstr>
  </property>
  <property fmtid="{D5CDD505-2E9C-101B-9397-08002B2CF9AE}" pid="106" name="ZOTERO_BREF_3W0lnm4KIYvd_51">
    <vt:lpwstr>mily":"Venugopal","given":"Vineeth"},{"family":"Ravinder","given":"R."},{"family":"Bishnoi","given":"Suresh"},{"family":"Singh","given":"Sourabh Kumar"},{"family":"Allu","given":"Amarnath R."},{"family":"Jayadeva","given":""},{"family":"Krishnan","given":</vt:lpwstr>
  </property>
  <property fmtid="{D5CDD505-2E9C-101B-9397-08002B2CF9AE}" pid="107" name="ZOTERO_BREF_3W0lnm4KIYvd_52">
    <vt:lpwstr>"N. M. Anoop"}],"accessed":{"date-parts":[["2021",3,18]]},"issued":{"date-parts":[["2021",3,5]]}}},{"id":5820,"uris":["http://zotero.org/users/1376769/items/3BFIU2YD"],"uri":["http://zotero.org/users/1376769/items/3BFIU2YD"],"itemData":{"id":5820,"type":"</vt:lpwstr>
  </property>
  <property fmtid="{D5CDD505-2E9C-101B-9397-08002B2CF9AE}" pid="108" name="ZOTERO_BREF_3W0lnm4KIYvd_53">
    <vt:lpwstr>article-journal","abstract":"Inorganic glasses, produced by the melt-quenching of a concoction of minerals, compounds, and elements, can possess unique optical and elastic properties along with excellent chemical, and thermal durability. Despite the ubiqu</vt:lpwstr>
  </property>
  <property fmtid="{D5CDD505-2E9C-101B-9397-08002B2CF9AE}" pid="109" name="ZOTERO_BREF_3W0lnm4KIYvd_54">
    <vt:lpwstr>itous use of glasses for critical applications such as touchscreen panels, windshields, bioactive implants, optical fibers and sensors, kitchen and laboratory glassware, thermal insulators, nuclear waste immobilization, optical lenses, and solid electroly</vt:lpwstr>
  </property>
  <property fmtid="{D5CDD505-2E9C-101B-9397-08002B2CF9AE}" pid="110" name="ZOTERO_BREF_3W0lnm4KIYvd_55">
    <vt:lpwstr>tes, their composition-structure-property relationships remain poorly understood. Here, exploiting largescale experimental data on inorganic glasses and explainable machine learning algorithms, we develop composition-property models for twenty-five proper</vt:lpwstr>
  </property>
  <property fmtid="{D5CDD505-2E9C-101B-9397-08002B2CF9AE}" pid="111" name="ZOTERO_BREF_3W0lnm4KIYvd_56">
    <vt:lpwstr>ties, which are in agreement with experimental observations. These models are further interpreted using a game-theoretic concept namely, Shapley additive explanations, to understand the role of glass components in controlling the final property. The analy</vt:lpwstr>
  </property>
  <property fmtid="{D5CDD505-2E9C-101B-9397-08002B2CF9AE}" pid="112" name="ZOTERO_BREF_3W0lnm4KIYvd_57">
    <vt:lpwstr>sis reveals that the components present in the glass, such as network formers, modifiers, and the intermediates, play distinct roles in governing each of the optical, physical, electrical, and mechanical properties of glasses. Additionally, these componen</vt:lpwstr>
  </property>
  <property fmtid="{D5CDD505-2E9C-101B-9397-08002B2CF9AE}" pid="113" name="ZOTERO_BREF_3W0lnm4KIYvd_58">
    <vt:lpwstr>ts exhibit interdependence, the magnitude of which is different for different properties. While the physical origins of some of these interdependencies could be attributed to known phenomena such as \"boron anomaly\", \"mixed modifier effect\", and the \"</vt:lpwstr>
  </property>
  <property fmtid="{D5CDD505-2E9C-101B-9397-08002B2CF9AE}" pid="114" name="ZOTERO_BREF_3W0lnm4KIYvd_59">
    <vt:lpwstr>Loewenstein rule\", the majority of the remaining ones requires further experimental and computational analysis of the glass structure. Thus, our work paves the way for decoding the \"glass genome\", which can provide the recipe for discovery of novel gla</vt:lpwstr>
  </property>
  <property fmtid="{D5CDD505-2E9C-101B-9397-08002B2CF9AE}" pid="115" name="ZOTERO_BREF_3W0lnm4KIYvd_6">
    <vt:lpwstr>original dataset and allows a very satisfactory description of the Tg for multicomponent oxide glasses containing combinations of the 45 studied chemical elements. The prediction uncertainty does not depend on the number of elements in the glass composit</vt:lpwstr>
  </property>
  <property fmtid="{D5CDD505-2E9C-101B-9397-08002B2CF9AE}" pid="116" name="ZOTERO_BREF_3W0lnm4KIYvd_60">
    <vt:lpwstr>sses, while also shedding light into the fundamental factors governing the composition-structure-property relationships.","container-title":"arXiv:2103.12050 [cond-mat]","note":"arXiv: 2103.12050","source":"arXiv.org","title":"Revealing the compositional</vt:lpwstr>
  </property>
  <property fmtid="{D5CDD505-2E9C-101B-9397-08002B2CF9AE}" pid="117" name="ZOTERO_BREF_3W0lnm4KIYvd_61">
    <vt:lpwstr>control of electrical, mechanical, optical, and physical properties of inorganic glasses","URL":"http://arxiv.org/abs/2103.12050","author":[{"family":"Ravinder","given":"R."},{"family":"Bishnoi","given":"Suresh"},{"family":"Zaki","given":"Mohd"},{"family"</vt:lpwstr>
  </property>
  <property fmtid="{D5CDD505-2E9C-101B-9397-08002B2CF9AE}" pid="118" name="ZOTERO_BREF_3W0lnm4KIYvd_62">
    <vt:lpwstr>:"Krishnan","given":"N. M. Anoop"}],"accessed":{"date-parts":[["2021",3,24]]},"issued":{"date-parts":[["2021",3,23]]}}},{"id":5825,"uris":["http://zotero.org/users/1376769/items/LIIHC6JD"],"uri":["http://zotero.org/users/1376769/items/LIIHC6JD"],"itemData</vt:lpwstr>
  </property>
  <property fmtid="{D5CDD505-2E9C-101B-9397-08002B2CF9AE}" pid="119" name="ZOTERO_BREF_3W0lnm4KIYvd_63">
    <vt:lpwstr>":{"id":5825,"type":"article-journal","abstract":"Among machine learning approaches, Gaussian process regression (GPR) is an extremely useful technique to predict composition–property relationships in glasses. The GPR's main advantage over other machine l</vt:lpwstr>
  </property>
  <property fmtid="{D5CDD505-2E9C-101B-9397-08002B2CF9AE}" pid="120" name="ZOTERO_BREF_3W0lnm4KIYvd_64">
    <vt:lpwstr>earning methods is its inherent ability to provide the standard deviation of the predictions. However, the method remains restricted to small datasets due to the substantial computational cost associated with it. Herein, using a scalable GPR algorithm, na</vt:lpwstr>
  </property>
  <property fmtid="{D5CDD505-2E9C-101B-9397-08002B2CF9AE}" pid="121" name="ZOTERO_BREF_3W0lnm4KIYvd_65">
    <vt:lpwstr>mely, kernel interpolation for scalable structured Gaussian processes (KISS-GP) along with massively scalable GP (MSGP), we develop composition–property models for inorganic glasses. The models are based on a large dataset with more than 100 000 glass com</vt:lpwstr>
  </property>
  <property fmtid="{D5CDD505-2E9C-101B-9397-08002B2CF9AE}" pid="122" name="ZOTERO_BREF_3W0lnm4KIYvd_66">
    <vt:lpwstr>positions, 37 components, and nine crucial properties: density, Young's, shear, bulk moduli, thermal expansion coefficient, Vickers’ hardness, refractive index, glass transition temperature, and liquidus temperature. We show that the models developed here</vt:lpwstr>
  </property>
  <property fmtid="{D5CDD505-2E9C-101B-9397-08002B2CF9AE}" pid="123" name="ZOTERO_BREF_3W0lnm4KIYvd_67">
    <vt:lpwstr>are superior to the state-of-the-art machine learning models. We also demonstrate that the GPR models can reasonably capture the underlying composition-dependent physics, even in the regions where there are very few training data. Finally, to accelerate</vt:lpwstr>
  </property>
  <property fmtid="{D5CDD505-2E9C-101B-9397-08002B2CF9AE}" pid="124" name="ZOTERO_BREF_3W0lnm4KIYvd_68">
    <vt:lpwstr>glass design, the models developed here are shared publicly as part of a package, namely, Python for Glass Genomics (PyGGi, see: http://pyggi.iitd.ac.in).","container-title":"Materials Advances","DOI":"10.1039/D0MA00764A","ISSN":"2633-5409","issue":"1","j</vt:lpwstr>
  </property>
  <property fmtid="{D5CDD505-2E9C-101B-9397-08002B2CF9AE}" pid="125" name="ZOTERO_BREF_3W0lnm4KIYvd_69">
    <vt:lpwstr>ournalAbbreviation":"Mater. Adv.","language":"en","note":"tex.ids= bishnoi2020scalable\narXiv: 2007.02795\npublisher: RSC","page":"477-487","source":"pubs.rsc.org","title":"Scalable Gaussian processes for predicting the optical, physical, thermal, and mec</vt:lpwstr>
  </property>
  <property fmtid="{D5CDD505-2E9C-101B-9397-08002B2CF9AE}" pid="126" name="ZOTERO_BREF_3W0lnm4KIYvd_7">
    <vt:lpwstr>ion. However, it is larger for glasses having very high Tg (above 1250 K). The most important aspect is the algorithm's ability to predict the Tg of glasses that are not included in the experimental dataset used for training, thus showing a high generaliz</vt:lpwstr>
  </property>
  <property fmtid="{D5CDD505-2E9C-101B-9397-08002B2CF9AE}" pid="127" name="ZOTERO_BREF_3W0lnm4KIYvd_70">
    <vt:lpwstr>hanical properties of inorganic glasses with large datasets","volume":"2","author":[{"family":"Bishnoi","given":"Suresh"},{"family":"Ravinder","given":"R."},{"family":"Grover","given":"Hargun Singh"},{"family":"Kodamana","given":"Hariprasad"},{"family":"K</vt:lpwstr>
  </property>
  <property fmtid="{D5CDD505-2E9C-101B-9397-08002B2CF9AE}" pid="128" name="ZOTERO_BREF_3W0lnm4KIYvd_71">
    <vt:lpwstr>rishnan","given":"N. M. Anoop"}],"issued":{"date-parts":[["2021",1,18]]}}},{"id":6585,"uris":["http://zotero.org/users/1376769/items/MI8X3BE2"],"uri":["http://zotero.org/users/1376769/items/MI8X3BE2"],"itemData":{"id":6585,"type":"report","abstract":"Desp</vt:lpwstr>
  </property>
  <property fmtid="{D5CDD505-2E9C-101B-9397-08002B2CF9AE}" pid="129" name="ZOTERO_BREF_3W0lnm4KIYvd_72">
    <vt:lpwstr>ite the use of inorganic glasses for more than 4500 years, the composition–property relationships in these materials remain poorly understood. Here, exploiting largescale experimental data and machine learning, we develop composition–property models for t</vt:lpwstr>
  </property>
  <property fmtid="{D5CDD505-2E9C-101B-9397-08002B2CF9AE}" pid="130" name="ZOTERO_BREF_3W0lnm4KIYvd_73">
    <vt:lpwstr>wenty five properties, which are interpreted using game-theoretic concepts. Specifically, we use a dataset consisting of ~275,000 glass compositions comprising of 221 different components and 25 properties. This is by far the largest model developed in th</vt:lpwstr>
  </property>
  <property fmtid="{D5CDD505-2E9C-101B-9397-08002B2CF9AE}" pid="131" name="ZOTERO_BREF_3W0lnm4KIYvd_74">
    <vt:lpwstr>e literature. The analysis reveals that the glass components, such as network formers, modifiers, and intermediates, play distinct roles in governing the optical, physical, electrical, and mechanical properties of glasses. Interestingly, these components</vt:lpwstr>
  </property>
  <property fmtid="{D5CDD505-2E9C-101B-9397-08002B2CF9AE}" pid="132" name="ZOTERO_BREF_3W0lnm4KIYvd_75">
    <vt:lpwstr>exhibit interdependence, the magnitude of which is different for different properties. While the physical origins of some of these interdependencies could be explained using known phenomena, the majority of the remaining ones remain to be explored. Thus,</vt:lpwstr>
  </property>
  <property fmtid="{D5CDD505-2E9C-101B-9397-08002B2CF9AE}" pid="133" name="ZOTERO_BREF_3W0lnm4KIYvd_76">
    <vt:lpwstr>our work paves the way for decoding the 'glass genome', which can provide the recipe for discovering novel glasses while also shedding light on the fundamental factors governing the composition–structure–property relationships.","event-place":"Rochester,</vt:lpwstr>
  </property>
  <property fmtid="{D5CDD505-2E9C-101B-9397-08002B2CF9AE}" pid="134" name="ZOTERO_BREF_3W0lnm4KIYvd_77">
    <vt:lpwstr>NY","genre":"SSRN Scholarly Paper","language":"en","note":"DOI: 10.2139/ssrn.4075602","number":"4075602","publisher":"Social Science Research Network","publisher-place":"Rochester, NY","source":"papers.ssrn.com","title":"Understanding the Compositional Co</vt:lpwstr>
  </property>
  <property fmtid="{D5CDD505-2E9C-101B-9397-08002B2CF9AE}" pid="135" name="ZOTERO_BREF_3W0lnm4KIYvd_78">
    <vt:lpwstr>ntrol on Electrical, Mechanical, Optical, and Physical Properties of Inorganic Glasses with Interpretable Machine Learning","URL":"https://papers.ssrn.com/abstract=4075602","author":[{"family":"Ravinder","given":"R."},{"family":"Bishnoi","given":"Suresh"}</vt:lpwstr>
  </property>
  <property fmtid="{D5CDD505-2E9C-101B-9397-08002B2CF9AE}" pid="136" name="ZOTERO_BREF_3W0lnm4KIYvd_79">
    <vt:lpwstr>,{"family":"Zaki","given":"Mohd"},{"family":"Krishnan","given":"N. M. Anoop"}],"accessed":{"date-parts":[["2022",6,4]]},"issued":{"date-parts":[["2022",4,5]]}}},{"id":5731,"uris":["http://zotero.org/users/1376769/items/BFNIHMER"],"uri":["http://zotero.org</vt:lpwstr>
  </property>
  <property fmtid="{D5CDD505-2E9C-101B-9397-08002B2CF9AE}" pid="137" name="ZOTERO_BREF_3W0lnm4KIYvd_8">
    <vt:lpwstr>ation ability. Besides, the procedure used here is general and can be easily extended to predict several other properties as a function of the glass composition. This handy feature will most probably help to develop new multicomponent glass compositions h</vt:lpwstr>
  </property>
  <property fmtid="{D5CDD505-2E9C-101B-9397-08002B2CF9AE}" pid="138" name="ZOTERO_BREF_3W0lnm4KIYvd_80">
    <vt:lpwstr>/users/1376769/items/BFNIHMER"],"itemData":{"id":5731,"type":"article-journal","abstract":"Viscosity is one of the most important properties of disordered matter. The temperature-dependence of viscosity is used to adjust process variables for glass-making</vt:lpwstr>
  </property>
  <property fmtid="{D5CDD505-2E9C-101B-9397-08002B2CF9AE}" pid="139" name="ZOTERO_BREF_3W0lnm4KIYvd_81">
    <vt:lpwstr>, from melting to annealing. The aim of this work was to develop a physics-informed machine learning model capable of predicting the temperature-dependence of the viscosity of oxide liquids, inspired by the recent Neural Network (NN) reported by Tandia an</vt:lpwstr>
  </property>
  <property fmtid="{D5CDD505-2E9C-101B-9397-08002B2CF9AE}" pid="140" name="ZOTERO_BREF_3W0lnm4KIYvd_82">
    <vt:lpwstr>d co-authors. Instead of predicting the viscosity itself, the NN predicts the parameters of the MYEGA viscosity equation: the liquid’s fragility index, the glass transition temperature, and the asymptotic viscosity. With these parameters, viscosity can be</vt:lpwstr>
  </property>
  <property fmtid="{D5CDD505-2E9C-101B-9397-08002B2CF9AE}" pid="141" name="ZOTERO_BREF_3W0lnm4KIYvd_83">
    <vt:lpwstr>computed at any temperature of interest, with the advantage of good extrapolation capabilities inherent to the MYEGA equation. The viscosity dataset was collected from the SciGlass database; only oxide liquids with enough data points in the “high” and “l</vt:lpwstr>
  </property>
  <property fmtid="{D5CDD505-2E9C-101B-9397-08002B2CF9AE}" pid="142" name="ZOTERO_BREF_3W0lnm4KIYvd_84">
    <vt:lpwstr>ow” viscosity regions were selected, resulting in a final dataset with 17,584 data points containing 847 different liquids. About 600 features were engineered from the liquids’ chemical composition and 35 of these features were selected using a feature se</vt:lpwstr>
  </property>
  <property fmtid="{D5CDD505-2E9C-101B-9397-08002B2CF9AE}" pid="143" name="ZOTERO_BREF_3W0lnm4KIYvd_85">
    <vt:lpwstr>lection protocol. The hyperparameter (HP) tuning of the NN was performed in a set of experiments using both random search and Bayesian strategies, where a total of 700 HP sets were tested. The most successful HP sets were further tested using 10-fold cros</vt:lpwstr>
  </property>
  <property fmtid="{D5CDD505-2E9C-101B-9397-08002B2CF9AE}" pid="144" name="ZOTERO_BREF_3W0lnm4KIYvd_86">
    <vt:lpwstr>s-validation, and the one with the lowest average validation loss was selected as the best set. The final trained NN was tested with a test dataset of 85 liquids with different compositions than those used for training and validating the NN. The coefficie</vt:lpwstr>
  </property>
  <property fmtid="{D5CDD505-2E9C-101B-9397-08002B2CF9AE}" pid="145" name="ZOTERO_BREF_3W0lnm4KIYvd_87">
    <vt:lpwstr>nt of determination (R2) for the test dataset’s prediction was 0.97. This work introduces three advantages: the model can predict viscosity as well as the liquids’ glass transition temperature and fragility index; the model is designed and trained with a</vt:lpwstr>
  </property>
  <property fmtid="{D5CDD505-2E9C-101B-9397-08002B2CF9AE}" pid="146" name="ZOTERO_BREF_3W0lnm4KIYvd_88">
    <vt:lpwstr>focus on extrapolation; finally, the model is available as free and open-source software licensed under the GPL3.","container-title":"Acta Materialia","DOI":"10.1016/j.actamat.2020.116602","ISSN":"1359-6454","journalAbbreviation":"Acta Materialia","langua</vt:lpwstr>
  </property>
  <property fmtid="{D5CDD505-2E9C-101B-9397-08002B2CF9AE}" pid="147" name="ZOTERO_BREF_3W0lnm4KIYvd_89">
    <vt:lpwstr>ge":"en","note":"tex.ids: cassar2020reproducible, cassar2020viscnet\narXiv: 2007.03719","page":"116602","source":"ScienceDirect","title":"ViscNet: Neural network for predicting the fragility index and the temperature-dependency of viscosity","title-short"</vt:lpwstr>
  </property>
  <property fmtid="{D5CDD505-2E9C-101B-9397-08002B2CF9AE}" pid="148" name="ZOTERO_BREF_3W0lnm4KIYvd_9">
    <vt:lpwstr>aving remarkable properties.","container-title":"Acta Materialia","DOI":"10.1016/j.actamat.2018.08.022","ISSN":"1359-6454","journalAbbreviation":"Acta Materialia","page":"249-256","source":"ScienceDirect","title":"Predicting glass transition temperatures</vt:lpwstr>
  </property>
  <property fmtid="{D5CDD505-2E9C-101B-9397-08002B2CF9AE}" pid="149" name="ZOTERO_BREF_3W0lnm4KIYvd_90">
    <vt:lpwstr>:"ViscNet","volume":"206","author":[{"family":"Cassar","given":"Daniel R."}],"issued":{"date-parts":[["2021",3,1]]}}},{"id":6161,"uris":["http://zotero.org/users/1376769/items/PBCPX2PQ"],"uri":["http://zotero.org/users/1376769/items/PBCPX2PQ"],"itemData":</vt:lpwstr>
  </property>
  <property fmtid="{D5CDD505-2E9C-101B-9397-08002B2CF9AE}" pid="150" name="ZOTERO_BREF_3W0lnm4KIYvd_91">
    <vt:lpwstr>{"id":6161,"type":"article-journal","abstract":"With the advent of powerful computer simulation techniques, it is time to move from the widely used knowledge-guided empirical methods to approaches driven by data science, mainly machine learning algorithms</vt:lpwstr>
  </property>
  <property fmtid="{D5CDD505-2E9C-101B-9397-08002B2CF9AE}" pid="151" name="ZOTERO_BREF_3W0lnm4KIYvd_92">
    <vt:lpwstr>. We investigated the predictive performance of three machine learning algorithms for six different glass properties. For such, we used an extensive dataset of about 150,000 oxide glasses, which was segmented into smaller datasets for each property invest</vt:lpwstr>
  </property>
  <property fmtid="{D5CDD505-2E9C-101B-9397-08002B2CF9AE}" pid="152" name="ZOTERO_BREF_3W0lnm4KIYvd_93">
    <vt:lpwstr>igated. Using the decision tree induction, k-nearest neighbors, and random forest algorithms, selected from a previous study of six algorithms, we induced predictive models for glass transition temperature, liquidus temperature, elastic modulus, thermal e</vt:lpwstr>
  </property>
  <property fmtid="{D5CDD505-2E9C-101B-9397-08002B2CF9AE}" pid="153" name="ZOTERO_BREF_3W0lnm4KIYvd_94">
    <vt:lpwstr>xpansion coefficient, refractive index, and Abbe number. Moreover, each model was induced with default and tuned hyperparameter values. We demonstrate that, apart from the elastic modulus (which had the smallest training dataset), the induced predictive m</vt:lpwstr>
  </property>
  <property fmtid="{D5CDD505-2E9C-101B-9397-08002B2CF9AE}" pid="154" name="ZOTERO_BREF_3W0lnm4KIYvd_95">
    <vt:lpwstr>odels for the other five properties yield a comparable uncertainty to the usual data spread. However, for glasses with extremely low or high values of these properties, the prediction uncertainty is significantly higher. Finally, as expected, glasses cont</vt:lpwstr>
  </property>
  <property fmtid="{D5CDD505-2E9C-101B-9397-08002B2CF9AE}" pid="155" name="ZOTERO_BREF_3W0lnm4KIYvd_96">
    <vt:lpwstr>aining chemical elements that are poorly represented in the training set yielded higher prediction errors. The method developed here calls attention to the success and possible pitfalls of machine learning algorithms. The analysis of the SHAP values indic</vt:lpwstr>
  </property>
  <property fmtid="{D5CDD505-2E9C-101B-9397-08002B2CF9AE}" pid="156" name="ZOTERO_BREF_3W0lnm4KIYvd_97">
    <vt:lpwstr>ated the key elements that increase or decrease the value of the modeled properties. It also estimated the maximum possible increase or decrease. Insights gained by this analysis can help empirical compositional tuning and computer-aided inverse design of</vt:lpwstr>
  </property>
  <property fmtid="{D5CDD505-2E9C-101B-9397-08002B2CF9AE}" pid="157" name="ZOTERO_BREF_3W0lnm4KIYvd_98">
    <vt:lpwstr>glass formulations.","container-title":"Ceramics International","DOI":"10.1016/j.ceramint.2021.05.105","ISSN":"0272-8842","issue":"17","journalAbbreviation":"Ceramics International","language":"en","page":"23958-23972","source":"ScienceDirect","title":"P</vt:lpwstr>
  </property>
  <property fmtid="{D5CDD505-2E9C-101B-9397-08002B2CF9AE}" pid="158" name="ZOTERO_BREF_3W0lnm4KIYvd_99">
    <vt:lpwstr>redicting and interpreting oxide glass properties by machine learning using large datasets","volume":"47","author":[{"family":"Cassar","given":"Daniel R."},{"family":"Mastelini","given":"Saulo Martiello"},{"family":"Botari","given":"Tiago"},{"family":"Alc</vt:lpwstr>
  </property>
  <property fmtid="{D5CDD505-2E9C-101B-9397-08002B2CF9AE}" pid="159" name="ZOTERO_BREF_3kTIcJWKj0un_1">
    <vt:lpwstr>ZOTERO_ITEM CSL_CITATION {"citationID":"kfWoS73K","properties":{"formattedCitation":"[21]","plainCitation":"[21]","noteIndex":0},"citationItems":[{"id":6589,"uris":["http://zotero.org/users/1376769/items/2SRU6PYI"],"uri":["http://zotero.org/users/1376769/</vt:lpwstr>
  </property>
  <property fmtid="{D5CDD505-2E9C-101B-9397-08002B2CF9AE}" pid="160" name="ZOTERO_BREF_3kTIcJWKj0un_10">
    <vt:lpwstr>rary","title":"Deep machine learning unravels the structural origin of mid-gap states in chalcogenide glass for high-density memory integration","volume":"4","author":[{"family":"Xu","given":"Meng"},{"family":"Xu","given":"Ming"},{"family":"Miao","given":</vt:lpwstr>
  </property>
  <property fmtid="{D5CDD505-2E9C-101B-9397-08002B2CF9AE}" pid="161" name="ZOTERO_BREF_3kTIcJWKj0un_11">
    <vt:lpwstr>"Xiangshui"}],"issued":{"date-parts":[["2022"]]}}}],"schema":"https://github.com/citation-style-language/schema/raw/master/csl-citation.json"}</vt:lpwstr>
  </property>
  <property fmtid="{D5CDD505-2E9C-101B-9397-08002B2CF9AE}" pid="162" name="ZOTERO_BREF_3kTIcJWKj0un_2">
    <vt:lpwstr>items/2SRU6PYI"],"itemData":{"id":6589,"type":"article-journal","abstract":"The recent development of three-dimensional semiconductor integration technology demands a key component—the ovonic threshold switching (OTS) selector to suppress the current leak</vt:lpwstr>
  </property>
  <property fmtid="{D5CDD505-2E9C-101B-9397-08002B2CF9AE}" pid="163" name="ZOTERO_BREF_3kTIcJWKj0un_3">
    <vt:lpwstr>age in the high-density memory chips. Yet, the unsatisfactory performance of existing OTS materials becomes the bottleneck of the industrial advancement. The sluggish development of OTS materials, which are usually made from chalcogenide glass, should be</vt:lpwstr>
  </property>
  <property fmtid="{D5CDD505-2E9C-101B-9397-08002B2CF9AE}" pid="164" name="ZOTERO_BREF_3kTIcJWKj0un_4">
    <vt:lpwstr>largely attributed to the insufficient understanding of the electronic structure in these materials, despite of intensive research in the past decade. Due to the heavy first-principles computation on disordered systems, a universal theory to explain the o</vt:lpwstr>
  </property>
  <property fmtid="{D5CDD505-2E9C-101B-9397-08002B2CF9AE}" pid="165" name="ZOTERO_BREF_3kTIcJWKj0un_5">
    <vt:lpwstr>rigin of mid-gap states (MGS), which are the key feature leading to the OTS behavior, is still lacking. To avoid the formidable computational tasks, we adopt machine learning method to understand and predict MGS in typical OTS materials. We build hundreds</vt:lpwstr>
  </property>
  <property fmtid="{D5CDD505-2E9C-101B-9397-08002B2CF9AE}" pid="166" name="ZOTERO_BREF_3kTIcJWKj0un_6">
    <vt:lpwstr>of chalcogenide glass models and collect major structural features from both short-range order (SRO) and medium-range order (MRO) of the amorphous cells. After training the artificial neural network using these features, the accuracy has reached 95% when</vt:lpwstr>
  </property>
  <property fmtid="{D5CDD505-2E9C-101B-9397-08002B2CF9AE}" pid="167" name="ZOTERO_BREF_3kTIcJWKj0un_7">
    <vt:lpwstr>it recognizes MGS in new glass. By analyzing the synaptic weights of the input structural features, we discover that the bonding and coordination environments from SRO and particularly MRO are closely related to MGS. The trained model could be used in ma</vt:lpwstr>
  </property>
  <property fmtid="{D5CDD505-2E9C-101B-9397-08002B2CF9AE}" pid="168" name="ZOTERO_BREF_3kTIcJWKj0un_8">
    <vt:lpwstr>ny other OTS chalcogenides after minor modification. The intelligent machine learning allows us to understand the OTS mechanism from vast amount of structural data without heavy computational tasks, providing a new strategy to design functional amorphous</vt:lpwstr>
  </property>
  <property fmtid="{D5CDD505-2E9C-101B-9397-08002B2CF9AE}" pid="169" name="ZOTERO_BREF_3kTIcJWKj0un_9">
    <vt:lpwstr>materials from first principles.","container-title":"InfoMat","DOI":"10.1002/inf2.12315","ISSN":"2567-3165","issue":"6","language":"en","note":"_eprint: https://onlinelibrary.wiley.com/doi/pdf/10.1002/inf2.12315","page":"e12315","source":"Wiley Online Lib</vt:lpwstr>
  </property>
  <property fmtid="{D5CDD505-2E9C-101B-9397-08002B2CF9AE}" pid="170" name="ZOTERO_BREF_3xaLrUmxtv5V_1">
    <vt:lpwstr/>
  </property>
  <property fmtid="{D5CDD505-2E9C-101B-9397-08002B2CF9AE}" pid="171" name="ZOTERO_BREF_4kktJc88KSDi_1">
    <vt:lpwstr>ZOTERO_ITEM CSL_CITATION {"citationID":"Akrs5FjP","properties":{"formattedCitation":"[28]","plainCitation":"[28]","noteIndex":0},"citationItems":[{"id":5888,"uris":["http://zotero.org/users/1376769/items/YXEZKUHI"],"uri":["http://zotero.org/users/1376769/</vt:lpwstr>
  </property>
  <property fmtid="{D5CDD505-2E9C-101B-9397-08002B2CF9AE}" pid="172" name="ZOTERO_BREF_4kktJc88KSDi_2">
    <vt:lpwstr>items/YXEZKUHI"],"itemData":{"id":5888,"type":"article-journal","container-title":"Contributions to the Theory of Games","issue":"28","page":"307–317","source":"Google Scholar","title":"A value for n-person games","volume":"2","author":[{"family":"Shapley</vt:lpwstr>
  </property>
  <property fmtid="{D5CDD505-2E9C-101B-9397-08002B2CF9AE}" pid="173" name="ZOTERO_BREF_4kktJc88KSDi_3">
    <vt:lpwstr>","given":"Lloyd S."}],"issued":{"date-parts":[["1953"]]}}}],"schema":"https://github.com/citation-style-language/schema/raw/master/csl-citation.json"}</vt:lpwstr>
  </property>
  <property fmtid="{D5CDD505-2E9C-101B-9397-08002B2CF9AE}" pid="174" name="ZOTERO_BREF_7ayC2lWLcZsG_1">
    <vt:lpwstr>ZOTERO_ITEM CSL_CITATION {"citationID":"HnHrvRjl","properties":{"formattedCitation":"[9\\uc0\\u8211{}13,16,17]","plainCitation":"[9–13,16,17]","noteIndex":0},"citationItems":[{"id":6161,"uris":["http://zotero.org/users/1376769/items/PBCPX2PQ"],"uri":["htt</vt:lpwstr>
  </property>
  <property fmtid="{D5CDD505-2E9C-101B-9397-08002B2CF9AE}" pid="175" name="ZOTERO_BREF_7ayC2lWLcZsG_10">
    <vt:lpwstr>,"page":"23958-23972","source":"ScienceDirect","title":"Predicting and interpreting oxide glass properties by machine learning using large datasets","volume":"47","author":[{"family":"Cassar","given":"Daniel R."},{"family":"Mastelini","given":"Saulo Marti</vt:lpwstr>
  </property>
  <property fmtid="{D5CDD505-2E9C-101B-9397-08002B2CF9AE}" pid="176" name="ZOTERO_BREF_7ayC2lWLcZsG_11">
    <vt:lpwstr>ello"},{"family":"Botari","given":"Tiago"},{"family":"Alcobaça","given":"Edesio"},{"family":"Carvalho","given":"André C. P. L. F.","non-dropping-particle":"de"},{"family":"Zanotto","given":"Edgar D."}],"issued":{"date-parts":[["2021",9,1]]}}},{"id":5149,"</vt:lpwstr>
  </property>
  <property fmtid="{D5CDD505-2E9C-101B-9397-08002B2CF9AE}" pid="177" name="ZOTERO_BREF_7ayC2lWLcZsG_12">
    <vt:lpwstr>uris":["http://zotero.org/users/1376769/items/9MHX9P6E"],"uri":["http://zotero.org/users/1376769/items/9MHX9P6E"],"itemData":{"id":5149,"type":"article-journal","abstract":"We conduct a comprehensive machine learning study on predicting the oxide glasses</vt:lpwstr>
  </property>
  <property fmtid="{D5CDD505-2E9C-101B-9397-08002B2CF9AE}" pid="178" name="ZOTERO_BREF_7ayC2lWLcZsG_13">
    <vt:lpwstr>density, Young's modulus, shear modulus, and Poisson's ratio given compositions, by leveraging the large dataset collected at Corning Incorporated. The density and elastic property datasets have the size of 24,858 and 8519, respectively. Our results show</vt:lpwstr>
  </property>
  <property fmtid="{D5CDD505-2E9C-101B-9397-08002B2CF9AE}" pid="179" name="ZOTERO_BREF_7ayC2lWLcZsG_14">
    <vt:lpwstr>that random forest, K-Nearest neighbor, and neural networks consistently deliver good performance, while support vector machine consistently underperforms. Lasso linear regression works best for density prediction, while Poisson's ratio is extremely chall</vt:lpwstr>
  </property>
  <property fmtid="{D5CDD505-2E9C-101B-9397-08002B2CF9AE}" pid="180" name="ZOTERO_BREF_7ayC2lWLcZsG_15">
    <vt:lpwstr>enging to predict with the best R2 score achieved to be around 0.7 by random forest. Additionally, feature importance analysis shows that La2O3 and BaO are the top two features for density prediction, while Na2O and B2O3 for Young's modulus and shear modu</vt:lpwstr>
  </property>
  <property fmtid="{D5CDD505-2E9C-101B-9397-08002B2CF9AE}" pid="181" name="ZOTERO_BREF_7ayC2lWLcZsG_16">
    <vt:lpwstr>lus prediction, and CaO and SiO2 for Poisson's ratio prediction. The study could be potentially leveraged as the baseline by future studies given the large dataset we trained on.","container-title":"Journal of Non-Crystalline Solids","DOI":"10.1016/j.jnon</vt:lpwstr>
  </property>
  <property fmtid="{D5CDD505-2E9C-101B-9397-08002B2CF9AE}" pid="182" name="ZOTERO_BREF_7ayC2lWLcZsG_17">
    <vt:lpwstr>crysol.2019.119768","ISSN":"0022-3093","journalAbbreviation":"Journal of Non-Crystalline Solids","language":"en","page":"119768","source":"ScienceDirect","title":"Machine learning on density and elastic property of oxide glasses driven by large dataset","</vt:lpwstr>
  </property>
  <property fmtid="{D5CDD505-2E9C-101B-9397-08002B2CF9AE}" pid="183" name="ZOTERO_BREF_7ayC2lWLcZsG_18">
    <vt:lpwstr>volume":"529","author":[{"family":"Deng","given":"Binghui"}],"issued":{"date-parts":[["2020",2,1]]}}},{"id":5460,"uris":["http://zotero.org/users/1376769/items/3KQSS4IM"],"uri":["http://zotero.org/users/1376769/items/3KQSS4IM"],"itemData":{"id":5460,"type</vt:lpwstr>
  </property>
  <property fmtid="{D5CDD505-2E9C-101B-9397-08002B2CF9AE}" pid="184" name="ZOTERO_BREF_7ayC2lWLcZsG_19">
    <vt:lpwstr>":"article-journal","abstract":"Designing new glasses requires a priori knowledge of how the composition of a glass dictates its properties such as stiffness, density, or processability. Thus, accelerated design of glasses for targeted applications remain</vt:lpwstr>
  </property>
  <property fmtid="{D5CDD505-2E9C-101B-9397-08002B2CF9AE}" pid="185" name="ZOTERO_BREF_7ayC2lWLcZsG_2">
    <vt:lpwstr>p://zotero.org/users/1376769/items/PBCPX2PQ"],"itemData":{"id":6161,"type":"article-journal","abstract":"With the advent of powerful computer simulation techniques, it is time to move from the widely used knowledge-guided empirical methods to approaches d</vt:lpwstr>
  </property>
  <property fmtid="{D5CDD505-2E9C-101B-9397-08002B2CF9AE}" pid="186" name="ZOTERO_BREF_7ayC2lWLcZsG_20">
    <vt:lpwstr>impeded due to the lack of composition–property models. To this extent, exploiting a large dataset of glasses comprising of up to 37 oxide components and more than 100 000 glass compositions, we develop high-fidelity deep neural networks for the predicti</vt:lpwstr>
  </property>
  <property fmtid="{D5CDD505-2E9C-101B-9397-08002B2CF9AE}" pid="187" name="ZOTERO_BREF_7ayC2lWLcZsG_21">
    <vt:lpwstr>on of eight properties that enable the design of glasses, namely, density, Young's modulus, shear modulus, hardness, glass transition temperature, thermal expansion coefficient, liquidus temperature, and refractive index. We demonstrate that the models de</vt:lpwstr>
  </property>
  <property fmtid="{D5CDD505-2E9C-101B-9397-08002B2CF9AE}" pid="188" name="ZOTERO_BREF_7ayC2lWLcZsG_22">
    <vt:lpwstr>veloped here exhibit excellent predictability, ensuring its ability to capture the underlying nonlinear composition–property relationships. Using these models, we develop a series of new design charts, termed as glass selection charts. These charts enable</vt:lpwstr>
  </property>
  <property fmtid="{D5CDD505-2E9C-101B-9397-08002B2CF9AE}" pid="189" name="ZOTERO_BREF_7ayC2lWLcZsG_23">
    <vt:lpwstr>the rational design of functional glasses for targeted applications by identifying unique compositions that satisfy two or more constraints, on both compositions and properties, simultaneously.","container-title":"Materials Horizons","DOI":"10.1039/D0MH0</vt:lpwstr>
  </property>
  <property fmtid="{D5CDD505-2E9C-101B-9397-08002B2CF9AE}" pid="190" name="ZOTERO_BREF_7ayC2lWLcZsG_24">
    <vt:lpwstr>0162G","ISSN":"2051-6355","issue":"7","journalAbbreviation":"Mater. Horiz.","language":"en","note":"tex.ids: ravinder2019deep, ravinder2020deep\narXiv: 1912.11582\npublisher: The Royal Society of Chemistry","page":"1819-1827","source":"pubs.rsc.org","titl</vt:lpwstr>
  </property>
  <property fmtid="{D5CDD505-2E9C-101B-9397-08002B2CF9AE}" pid="191" name="ZOTERO_BREF_7ayC2lWLcZsG_25">
    <vt:lpwstr>e":"Deep learning aided rational design of oxide glasses","volume":"7","author":[{"family":"Ravinder","given":"R."},{"family":"Sridhara","given":"Karthikeya H."},{"family":"Bishnoi","given":"Suresh"},{"family":"Grover","given":"Hargun Singh"},{"family":"B</vt:lpwstr>
  </property>
  <property fmtid="{D5CDD505-2E9C-101B-9397-08002B2CF9AE}" pid="192" name="ZOTERO_BREF_7ayC2lWLcZsG_26">
    <vt:lpwstr>auchy","given":"Mathieu"},{"family":"Jayadeva","given":""},{"family":"Kodamana","given":"Hariprasad"},{"family":"Krishnan","given":"N. M. Anoop"}],"issued":{"date-parts":[["2020",7,6]]}}},{"id":5825,"uris":["http://zotero.org/users/1376769/items/LIIHC6JD"</vt:lpwstr>
  </property>
  <property fmtid="{D5CDD505-2E9C-101B-9397-08002B2CF9AE}" pid="193" name="ZOTERO_BREF_7ayC2lWLcZsG_27">
    <vt:lpwstr>],"uri":["http://zotero.org/users/1376769/items/LIIHC6JD"],"itemData":{"id":5825,"type":"article-journal","abstract":"Among machine learning approaches, Gaussian process regression (GPR) is an extremely useful technique to predict composition–property rel</vt:lpwstr>
  </property>
  <property fmtid="{D5CDD505-2E9C-101B-9397-08002B2CF9AE}" pid="194" name="ZOTERO_BREF_7ayC2lWLcZsG_28">
    <vt:lpwstr>ationships in glasses. The GPR's main advantage over other machine learning methods is its inherent ability to provide the standard deviation of the predictions. However, the method remains restricted to small datasets due to the substantial computational</vt:lpwstr>
  </property>
  <property fmtid="{D5CDD505-2E9C-101B-9397-08002B2CF9AE}" pid="195" name="ZOTERO_BREF_7ayC2lWLcZsG_29">
    <vt:lpwstr>cost associated with it. Herein, using a scalable GPR algorithm, namely, kernel interpolation for scalable structured Gaussian processes (KISS-GP) along with massively scalable GP (MSGP), we develop composition–property models for inorganic glasses. The</vt:lpwstr>
  </property>
  <property fmtid="{D5CDD505-2E9C-101B-9397-08002B2CF9AE}" pid="196" name="ZOTERO_BREF_7ayC2lWLcZsG_3">
    <vt:lpwstr>riven by data science, mainly machine learning algorithms. We investigated the predictive performance of three machine learning algorithms for six different glass properties. For such, we used an extensive dataset of about 150,000 oxide glasses, which was</vt:lpwstr>
  </property>
  <property fmtid="{D5CDD505-2E9C-101B-9397-08002B2CF9AE}" pid="197" name="ZOTERO_BREF_7ayC2lWLcZsG_30">
    <vt:lpwstr>models are based on a large dataset with more than 100 000 glass compositions, 37 components, and nine crucial properties: density, Young's, shear, bulk moduli, thermal expansion coefficient, Vickers’ hardness, refractive index, glass transition temperatu</vt:lpwstr>
  </property>
  <property fmtid="{D5CDD505-2E9C-101B-9397-08002B2CF9AE}" pid="198" name="ZOTERO_BREF_7ayC2lWLcZsG_31">
    <vt:lpwstr>re, and liquidus temperature. We show that the models developed here are superior to the state-of-the-art machine learning models. We also demonstrate that the GPR models can reasonably capture the underlying composition-dependent physics, even in the reg</vt:lpwstr>
  </property>
  <property fmtid="{D5CDD505-2E9C-101B-9397-08002B2CF9AE}" pid="199" name="ZOTERO_BREF_7ayC2lWLcZsG_32">
    <vt:lpwstr>ions where there are very few training data. Finally, to accelerate glass design, the models developed here are shared publicly as part of a package, namely, Python for Glass Genomics (PyGGi, see: http://pyggi.iitd.ac.in).","container-title":"Materials Ad</vt:lpwstr>
  </property>
  <property fmtid="{D5CDD505-2E9C-101B-9397-08002B2CF9AE}" pid="200" name="ZOTERO_BREF_7ayC2lWLcZsG_33">
    <vt:lpwstr>vances","DOI":"10.1039/D0MA00764A","ISSN":"2633-5409","issue":"1","journalAbbreviation":"Mater. Adv.","language":"en","note":"tex.ids= bishnoi2020scalable\narXiv: 2007.02795\npublisher: RSC","page":"477-487","source":"pubs.rsc.org","title":"Scalable Gauss</vt:lpwstr>
  </property>
  <property fmtid="{D5CDD505-2E9C-101B-9397-08002B2CF9AE}" pid="201" name="ZOTERO_BREF_7ayC2lWLcZsG_34">
    <vt:lpwstr>ian processes for predicting the optical, physical, thermal, and mechanical properties of inorganic glasses with large datasets","volume":"2","author":[{"family":"Bishnoi","given":"Suresh"},{"family":"Ravinder","given":"R."},{"family":"Grover","given":"Ha</vt:lpwstr>
  </property>
  <property fmtid="{D5CDD505-2E9C-101B-9397-08002B2CF9AE}" pid="202" name="ZOTERO_BREF_7ayC2lWLcZsG_35">
    <vt:lpwstr>rgun Singh"},{"family":"Kodamana","given":"Hariprasad"},{"family":"Krishnan","given":"N. M. Anoop"}],"issued":{"date-parts":[["2021",1,18]]}}},{"id":5802,"uris":["http://zotero.org/users/1376769/items/WCQ7F9TJ"],"uri":["http://zotero.org/users/1376769/ite</vt:lpwstr>
  </property>
  <property fmtid="{D5CDD505-2E9C-101B-9397-08002B2CF9AE}" pid="203" name="ZOTERO_BREF_7ayC2lWLcZsG_36">
    <vt:lpwstr>ms/WCQ7F9TJ"],"itemData":{"id":5802,"type":"article-journal","abstract":"Engineering new glass compositions have experienced a sturdy tendency to move forward from (educated) trial-and-error to data- and simulation-driven strategies. In this work, we deve</vt:lpwstr>
  </property>
  <property fmtid="{D5CDD505-2E9C-101B-9397-08002B2CF9AE}" pid="204" name="ZOTERO_BREF_7ayC2lWLcZsG_37">
    <vt:lpwstr>loped a computer program that combines data-driven predictive models (in this case, neural networks) with a genetic algorithm to design glass compositions with desired combinations of properties. First, we induced predictive models for the glass transitio</vt:lpwstr>
  </property>
  <property fmtid="{D5CDD505-2E9C-101B-9397-08002B2CF9AE}" pid="205" name="ZOTERO_BREF_7ayC2lWLcZsG_38">
    <vt:lpwstr>n temperature (Tg) using a dataset of 45,302 compositions with 39 different chemical elements, and for the refractive index (nd) using a dataset of 41,225 compositions with 38 different chemical elements. Then, we searched for relevant glass compositions</vt:lpwstr>
  </property>
  <property fmtid="{D5CDD505-2E9C-101B-9397-08002B2CF9AE}" pid="206" name="ZOTERO_BREF_7ayC2lWLcZsG_39">
    <vt:lpwstr>using a genetic algorithm informed by a design trend of glasses having high nd (1.7 or more) and low Tg (500 °C or less). Two candidate compositions suggested by the combined algorithms were selected and produced in the laboratory. These compositions are</vt:lpwstr>
  </property>
  <property fmtid="{D5CDD505-2E9C-101B-9397-08002B2CF9AE}" pid="207" name="ZOTERO_BREF_7ayC2lWLcZsG_4">
    <vt:lpwstr>segmented into smaller datasets for each property investigated. Using the decision tree induction, k-nearest neighbors, and random forest algorithms, selected from a previous study of six algorithms, we induced predictive models for glass transition temp</vt:lpwstr>
  </property>
  <property fmtid="{D5CDD505-2E9C-101B-9397-08002B2CF9AE}" pid="208" name="ZOTERO_BREF_7ayC2lWLcZsG_40">
    <vt:lpwstr>significantly different from those in the datasets used to induce the predictive models, showing that the used method is indeed capable of exploration. Both glasses met the constraints of the work, which supports the proposed framework. Therefore, this ne</vt:lpwstr>
  </property>
  <property fmtid="{D5CDD505-2E9C-101B-9397-08002B2CF9AE}" pid="209" name="ZOTERO_BREF_7ayC2lWLcZsG_41">
    <vt:lpwstr>w tool can be immediately used for accelerating the design of new glasses. These results are a stepping stone in the pathway of machine learning-guided design of novel glasses.","container-title":"Ceramics International","DOI":"10.1016/j.ceramint.2020.12.</vt:lpwstr>
  </property>
  <property fmtid="{D5CDD505-2E9C-101B-9397-08002B2CF9AE}" pid="210" name="ZOTERO_BREF_7ayC2lWLcZsG_42">
    <vt:lpwstr>167","ISSN":"0272-8842","issue":"8","journalAbbreviation":"Ceramics International","language":"en","note":"tex.ids= cassar2020designing\narXiv: 2008.09187","page":"10555-10564","source":"ScienceDirect","title":"Designing optical glasses by machine learnin</vt:lpwstr>
  </property>
  <property fmtid="{D5CDD505-2E9C-101B-9397-08002B2CF9AE}" pid="211" name="ZOTERO_BREF_7ayC2lWLcZsG_43">
    <vt:lpwstr>g coupled with a genetic algorithm","volume":"47","author":[{"family":"Cassar","given":"Daniel R."},{"family":"Santos","given":"Gisele G."},{"family":"Zanotto","given":"Edgar D."}],"issued":{"date-parts":[["2021",4,15]]}}},{"id":5820,"uris":["http://zoter</vt:lpwstr>
  </property>
  <property fmtid="{D5CDD505-2E9C-101B-9397-08002B2CF9AE}" pid="212" name="ZOTERO_BREF_7ayC2lWLcZsG_44">
    <vt:lpwstr>o.org/users/1376769/items/3BFIU2YD"],"uri":["http://zotero.org/users/1376769/items/3BFIU2YD"],"itemData":{"id":5820,"type":"article-journal","abstract":"Inorganic glasses, produced by the melt-quenching of a concoction of minerals, compounds, and elements</vt:lpwstr>
  </property>
  <property fmtid="{D5CDD505-2E9C-101B-9397-08002B2CF9AE}" pid="213" name="ZOTERO_BREF_7ayC2lWLcZsG_45">
    <vt:lpwstr>, can possess unique optical and elastic properties along with excellent chemical, and thermal durability. Despite the ubiquitous use of glasses for critical applications such as touchscreen panels, windshields, bioactive implants, optical fibers and sens</vt:lpwstr>
  </property>
  <property fmtid="{D5CDD505-2E9C-101B-9397-08002B2CF9AE}" pid="214" name="ZOTERO_BREF_7ayC2lWLcZsG_46">
    <vt:lpwstr>ors, kitchen and laboratory glassware, thermal insulators, nuclear waste immobilization, optical lenses, and solid electrolytes, their composition-structure-property relationships remain poorly understood. Here, exploiting largescale experimental data on</vt:lpwstr>
  </property>
  <property fmtid="{D5CDD505-2E9C-101B-9397-08002B2CF9AE}" pid="215" name="ZOTERO_BREF_7ayC2lWLcZsG_47">
    <vt:lpwstr>inorganic glasses and explainable machine learning algorithms, we develop composition-property models for twenty-five properties, which are in agreement with experimental observations. These models are further interpreted using a game-theoretic concept na</vt:lpwstr>
  </property>
  <property fmtid="{D5CDD505-2E9C-101B-9397-08002B2CF9AE}" pid="216" name="ZOTERO_BREF_7ayC2lWLcZsG_48">
    <vt:lpwstr>mely, Shapley additive explanations, to understand the role of glass components in controlling the final property. The analysis reveals that the components present in the glass, such as network formers, modifiers, and the intermediates, play distinct role</vt:lpwstr>
  </property>
  <property fmtid="{D5CDD505-2E9C-101B-9397-08002B2CF9AE}" pid="217" name="ZOTERO_BREF_7ayC2lWLcZsG_49">
    <vt:lpwstr>s in governing each of the optical, physical, electrical, and mechanical properties of glasses. Additionally, these components exhibit interdependence, the magnitude of which is different for different properties. While the physical origins of some of the</vt:lpwstr>
  </property>
  <property fmtid="{D5CDD505-2E9C-101B-9397-08002B2CF9AE}" pid="218" name="ZOTERO_BREF_7ayC2lWLcZsG_5">
    <vt:lpwstr>erature, liquidus temperature, elastic modulus, thermal expansion coefficient, refractive index, and Abbe number. Moreover, each model was induced with default and tuned hyperparameter values. We demonstrate that, apart from the elastic modulus (which had</vt:lpwstr>
  </property>
  <property fmtid="{D5CDD505-2E9C-101B-9397-08002B2CF9AE}" pid="219" name="ZOTERO_BREF_7ayC2lWLcZsG_50">
    <vt:lpwstr>se interdependencies could be attributed to known phenomena such as \"boron anomaly\", \"mixed modifier effect\", and the \"Loewenstein rule\", the majority of the remaining ones requires further experimental and computational analysis of the glass struct</vt:lpwstr>
  </property>
  <property fmtid="{D5CDD505-2E9C-101B-9397-08002B2CF9AE}" pid="220" name="ZOTERO_BREF_7ayC2lWLcZsG_51">
    <vt:lpwstr>ure. Thus, our work paves the way for decoding the \"glass genome\", which can provide the recipe for discovery of novel glasses, while also shedding light into the fundamental factors governing the composition-structure-property relationships.","containe</vt:lpwstr>
  </property>
  <property fmtid="{D5CDD505-2E9C-101B-9397-08002B2CF9AE}" pid="221" name="ZOTERO_BREF_7ayC2lWLcZsG_52">
    <vt:lpwstr>r-title":"arXiv:2103.12050 [cond-mat]","note":"arXiv: 2103.12050","source":"arXiv.org","title":"Revealing the compositional control of electrical, mechanical, optical, and physical properties of inorganic glasses","URL":"http://arxiv.org/abs/2103.12050","</vt:lpwstr>
  </property>
  <property fmtid="{D5CDD505-2E9C-101B-9397-08002B2CF9AE}" pid="222" name="ZOTERO_BREF_7ayC2lWLcZsG_53">
    <vt:lpwstr>author":[{"family":"Ravinder","given":"R."},{"family":"Bishnoi","given":"Suresh"},{"family":"Zaki","given":"Mohd"},{"family":"Krishnan","given":"N. M. Anoop"}],"accessed":{"date-parts":[["2021",3,24]]},"issued":{"date-parts":[["2021",3,23]]}}},{"id":5815,</vt:lpwstr>
  </property>
  <property fmtid="{D5CDD505-2E9C-101B-9397-08002B2CF9AE}" pid="223" name="ZOTERO_BREF_7ayC2lWLcZsG_54">
    <vt:lpwstr>"uris":["http://zotero.org/users/1376769/items/PVNXANBV"],"uri":["http://zotero.org/users/1376769/items/PVNXANBV"],"itemData":{"id":5815,"type":"article-journal","abstract":"Due to their excellent optical properties, glasses are used for various applicati</vt:lpwstr>
  </property>
  <property fmtid="{D5CDD505-2E9C-101B-9397-08002B2CF9AE}" pid="224" name="ZOTERO_BREF_7ayC2lWLcZsG_55">
    <vt:lpwstr>ons ranging from smartphone screens to telescopes. Developing compositions with tailored Abbe number (Vd) and refractive index (nd), two crucial optical properties, is a major challenge. To this extent, machine learning (ML) approaches have been successfu</vt:lpwstr>
  </property>
  <property fmtid="{D5CDD505-2E9C-101B-9397-08002B2CF9AE}" pid="225" name="ZOTERO_BREF_7ayC2lWLcZsG_56">
    <vt:lpwstr>lly used to develop composition-property models. However, these models are essentially black-box in nature and suffer from the lack of interpretability. In this paper, we demonstrate the use of ML models to predict the composition-dependent variations of</vt:lpwstr>
  </property>
  <property fmtid="{D5CDD505-2E9C-101B-9397-08002B2CF9AE}" pid="226" name="ZOTERO_BREF_7ayC2lWLcZsG_57">
    <vt:lpwstr>Vd and n at 587.6 nm (nd). Further, using Shapely Additive exPlanations (SHAP), we interpret the ML models to identify the contribution of each of the input components toward a target prediction. We observe that the glass formers such as SiO2, B2O3, and P</vt:lpwstr>
  </property>
  <property fmtid="{D5CDD505-2E9C-101B-9397-08002B2CF9AE}" pid="227" name="ZOTERO_BREF_7ayC2lWLcZsG_58">
    <vt:lpwstr>2O5, and intermediates like TiO2, PbO, and Bi2O3 play a significant role in controlling the optical properties. Interestingly, components that contribute toward increasing the nd are found to decrease the Vd and vice-versa. Finally, we develop the Abbe di</vt:lpwstr>
  </property>
  <property fmtid="{D5CDD505-2E9C-101B-9397-08002B2CF9AE}" pid="228" name="ZOTERO_BREF_7ayC2lWLcZsG_59">
    <vt:lpwstr>agram, also known as the \"glass veil\", using the ML models, allowing accelerated discovery of new glasses for optical properties beyond the experimental pareto front. Overall, employing explainable ML, we discover the hidden compositional control on the</vt:lpwstr>
  </property>
  <property fmtid="{D5CDD505-2E9C-101B-9397-08002B2CF9AE}" pid="229" name="ZOTERO_BREF_7ayC2lWLcZsG_6">
    <vt:lpwstr>the smallest training dataset), the induced predictive models for the other five properties yield a comparable uncertainty to the usual data spread. However, for glasses with extremely low or high values of these properties, the prediction uncertainty is</vt:lpwstr>
  </property>
  <property fmtid="{D5CDD505-2E9C-101B-9397-08002B2CF9AE}" pid="230" name="ZOTERO_BREF_7ayC2lWLcZsG_60">
    <vt:lpwstr>optical properties of oxide glasses.","container-title":"arXiv:2103.03633 [cond-mat, physics:physics]","note":"arXiv: 2103.03633","source":"arXiv.org","title":"Unveiling the glass veil: elucidating the optical properties in glasses with interpretable mac</vt:lpwstr>
  </property>
  <property fmtid="{D5CDD505-2E9C-101B-9397-08002B2CF9AE}" pid="231" name="ZOTERO_BREF_7ayC2lWLcZsG_61">
    <vt:lpwstr>hine learning","title-short":"Unveiling the glass veil","URL":"http://arxiv.org/abs/2103.03633","author":[{"family":"Zaki","given":"Mohd"},{"family":"Venugopal","given":"Vineeth"},{"family":"Ravinder","given":"R."},{"family":"Bishnoi","given":"Suresh"},{"</vt:lpwstr>
  </property>
  <property fmtid="{D5CDD505-2E9C-101B-9397-08002B2CF9AE}" pid="232" name="ZOTERO_BREF_7ayC2lWLcZsG_62">
    <vt:lpwstr>family":"Singh","given":"Sourabh Kumar"},{"family":"Allu","given":"Amarnath R."},{"family":"Jayadeva","given":""},{"family":"Krishnan","given":"N. M. Anoop"}],"accessed":{"date-parts":[["2021",3,18]]},"issued":{"date-parts":[["2021",3,5]]}}}],"schema":"ht</vt:lpwstr>
  </property>
  <property fmtid="{D5CDD505-2E9C-101B-9397-08002B2CF9AE}" pid="233" name="ZOTERO_BREF_7ayC2lWLcZsG_63">
    <vt:lpwstr>tps://github.com/citation-style-language/schema/raw/master/csl-citation.json"}</vt:lpwstr>
  </property>
  <property fmtid="{D5CDD505-2E9C-101B-9397-08002B2CF9AE}" pid="234" name="ZOTERO_BREF_7ayC2lWLcZsG_7">
    <vt:lpwstr>significantly higher. Finally, as expected, glasses containing chemical elements that are poorly represented in the training set yielded higher prediction errors. The method developed here calls attention to the success and possible pitfalls of machine l</vt:lpwstr>
  </property>
  <property fmtid="{D5CDD505-2E9C-101B-9397-08002B2CF9AE}" pid="235" name="ZOTERO_BREF_7ayC2lWLcZsG_8">
    <vt:lpwstr>earning algorithms. The analysis of the SHAP values indicated the key elements that increase or decrease the value of the modeled properties. It also estimated the maximum possible increase or decrease. Insights gained by this analysis can help empirical</vt:lpwstr>
  </property>
  <property fmtid="{D5CDD505-2E9C-101B-9397-08002B2CF9AE}" pid="236" name="ZOTERO_BREF_7ayC2lWLcZsG_9">
    <vt:lpwstr>compositional tuning and computer-aided inverse design of glass formulations.","container-title":"Ceramics International","DOI":"10.1016/j.ceramint.2021.05.105","ISSN":"0272-8842","issue":"17","journalAbbreviation":"Ceramics International","language":"en"</vt:lpwstr>
  </property>
  <property fmtid="{D5CDD505-2E9C-101B-9397-08002B2CF9AE}" pid="237" name="ZOTERO_BREF_89KuzcCo8RBQ_1">
    <vt:lpwstr>ZOTERO_ITEM CSL_CITATION {"citationID":"pqArDh9U","properties":{"formattedCitation":"[22\\uc0\\u8211{}24]","plainCitation":"[22–24]","noteIndex":0},"citationItems":[{"id":5753,"uris":["http://zotero.org/users/1376769/items/Q9YY9V2X"],"uri":["http://zotero</vt:lpwstr>
  </property>
  <property fmtid="{D5CDD505-2E9C-101B-9397-08002B2CF9AE}" pid="238" name="ZOTERO_BREF_89KuzcCo8RBQ_10">
    <vt:lpwstr>ture.com","title":"Explainable machine-learning predictions for the prevention of hypoxaemia during surgery","volume":"2","author":[{"family":"Lundberg","given":"Scott M."},{"family":"Nair","given":"Bala"},{"family":"Vavilala","given":"Monica S."},{"famil</vt:lpwstr>
  </property>
  <property fmtid="{D5CDD505-2E9C-101B-9397-08002B2CF9AE}" pid="239" name="ZOTERO_BREF_89KuzcCo8RBQ_11">
    <vt:lpwstr>y":"Horibe","given":"Mayumi"},{"family":"Eisses","given":"Michael J."},{"family":"Adams","given":"Trevor"},{"family":"Liston","given":"David E."},{"family":"Low","given":"Daniel King-Wai"},{"family":"Newman","given":"Shu-Fang"},{"family":"Kim","given":"Je</vt:lpwstr>
  </property>
  <property fmtid="{D5CDD505-2E9C-101B-9397-08002B2CF9AE}" pid="240" name="ZOTERO_BREF_89KuzcCo8RBQ_12">
    <vt:lpwstr>rry"},{"family":"Lee","given":"Su-In"}],"issued":{"date-parts":[["2018",10]]}}},{"id":5755,"uris":["http://zotero.org/users/1376769/items/JZXIUDWM"],"uri":["http://zotero.org/users/1376769/items/JZXIUDWM"],"itemData":{"id":5755,"type":"article-journal","a</vt:lpwstr>
  </property>
  <property fmtid="{D5CDD505-2E9C-101B-9397-08002B2CF9AE}" pid="241" name="ZOTERO_BREF_89KuzcCo8RBQ_13">
    <vt:lpwstr>bstract":"Tree-based machine learning models such as random forests, decision trees and gradient boosted trees are popular nonlinear predictive models, yet comparatively little attention has been paid to explaining their predictions. Here we improve the i</vt:lpwstr>
  </property>
  <property fmtid="{D5CDD505-2E9C-101B-9397-08002B2CF9AE}" pid="242" name="ZOTERO_BREF_89KuzcCo8RBQ_14">
    <vt:lpwstr>nterpretability of tree-based models through three main contributions. (1) A polynomial time algorithm to compute optimal explanations based on game theory. (2) A new type of explanation that directly measures local feature interaction effects. (3) A new</vt:lpwstr>
  </property>
  <property fmtid="{D5CDD505-2E9C-101B-9397-08002B2CF9AE}" pid="243" name="ZOTERO_BREF_89KuzcCo8RBQ_15">
    <vt:lpwstr>set of tools for understanding global model structure based on combining many local explanations of each prediction. We apply these tools to three medical machine learning problems and show how combining many high-quality local explanations allows us to r</vt:lpwstr>
  </property>
  <property fmtid="{D5CDD505-2E9C-101B-9397-08002B2CF9AE}" pid="244" name="ZOTERO_BREF_89KuzcCo8RBQ_16">
    <vt:lpwstr>epresent global structure while retaining local faithfulness to the original model. These tools enable us to (1) identify high-magnitude but low-frequency nonlinear mortality risk factors in the US population, (2) highlight distinct population subgroups w</vt:lpwstr>
  </property>
  <property fmtid="{D5CDD505-2E9C-101B-9397-08002B2CF9AE}" pid="245" name="ZOTERO_BREF_89KuzcCo8RBQ_17">
    <vt:lpwstr>ith shared risk characteristics, (3) identify nonlinear interaction effects among risk factors for chronic kidney disease and (4) monitor a machine learning model deployed in a hospital by identifying which features are degrading the model’s performance o</vt:lpwstr>
  </property>
  <property fmtid="{D5CDD505-2E9C-101B-9397-08002B2CF9AE}" pid="246" name="ZOTERO_BREF_89KuzcCo8RBQ_18">
    <vt:lpwstr>ver time. Given the popularity of tree-based machine learning models, these improvements to their interpretability have implications across a broad set of domains. Tree-based machine learning models are widely used in domains such as healthcare, finance a</vt:lpwstr>
  </property>
  <property fmtid="{D5CDD505-2E9C-101B-9397-08002B2CF9AE}" pid="247" name="ZOTERO_BREF_89KuzcCo8RBQ_19">
    <vt:lpwstr>nd public services. The authors present an explanation method for trees that enables the computation of optimal local explanations for individual predictions, and demonstrate their method on three medical datasets.","container-title":"Nature Machine Intel</vt:lpwstr>
  </property>
  <property fmtid="{D5CDD505-2E9C-101B-9397-08002B2CF9AE}" pid="248" name="ZOTERO_BREF_89KuzcCo8RBQ_2">
    <vt:lpwstr>.org/users/1376769/items/Q9YY9V2X"],"itemData":{"id":5753,"type":"article-journal","container-title":"Advances in Neural Information Processing Systems","language":"en","page":"4765-4774","source":"proceedings.neurips.cc","title":"A unified approach to in</vt:lpwstr>
  </property>
  <property fmtid="{D5CDD505-2E9C-101B-9397-08002B2CF9AE}" pid="249" name="ZOTERO_BREF_89KuzcCo8RBQ_20">
    <vt:lpwstr>ligence","DOI":"10.1038/s42256-019-0138-9","ISSN":"2522-5839","issue":"1","language":"en","note":"number: 1\npublisher: Nature Publishing Group","page":"56-67","source":"www.nature.com","title":"From local explanations to global understanding with explain</vt:lpwstr>
  </property>
  <property fmtid="{D5CDD505-2E9C-101B-9397-08002B2CF9AE}" pid="250" name="ZOTERO_BREF_89KuzcCo8RBQ_21">
    <vt:lpwstr>able AI for trees","volume":"2","author":[{"family":"Lundberg","given":"Scott M."},{"family":"Erion","given":"Gabriel"},{"family":"Chen","given":"Hugh"},{"family":"DeGrave","given":"Alex"},{"family":"Prutkin","given":"Jordan M."},{"family":"Nair","given":</vt:lpwstr>
  </property>
  <property fmtid="{D5CDD505-2E9C-101B-9397-08002B2CF9AE}" pid="251" name="ZOTERO_BREF_89KuzcCo8RBQ_22">
    <vt:lpwstr>"Bala"},{"family":"Katz","given":"Ronit"},{"family":"Himmelfarb","given":"Jonathan"},{"family":"Bansal","given":"Nisha"},{"family":"Lee","given":"Su-In"}],"issued":{"date-parts":[["2020",1]]}}}],"schema":"https://github.com/citation-style-language/schema/</vt:lpwstr>
  </property>
  <property fmtid="{D5CDD505-2E9C-101B-9397-08002B2CF9AE}" pid="252" name="ZOTERO_BREF_89KuzcCo8RBQ_23">
    <vt:lpwstr>raw/master/csl-citation.json"}</vt:lpwstr>
  </property>
  <property fmtid="{D5CDD505-2E9C-101B-9397-08002B2CF9AE}" pid="253" name="ZOTERO_BREF_89KuzcCo8RBQ_3">
    <vt:lpwstr>terpreting model predictions","volume":"30","author":[{"family":"Lundberg","given":"Scott M."},{"family":"Lee","given":"Su-In"}],"issued":{"date-parts":[["2017"]]}}},{"id":5758,"uris":["http://zotero.org/users/1376769/items/9T3K2AP8"],"uri":["http://zoter</vt:lpwstr>
  </property>
  <property fmtid="{D5CDD505-2E9C-101B-9397-08002B2CF9AE}" pid="254" name="ZOTERO_BREF_89KuzcCo8RBQ_4">
    <vt:lpwstr>o.org/users/1376769/items/9T3K2AP8"],"itemData":{"id":5758,"type":"article-journal","abstract":"Although anaesthesiologists strive to avoid hypoxaemia during surgery, reliably predicting future intraoperative hypoxaemia is not possible at present. Here, w</vt:lpwstr>
  </property>
  <property fmtid="{D5CDD505-2E9C-101B-9397-08002B2CF9AE}" pid="255" name="ZOTERO_BREF_89KuzcCo8RBQ_5">
    <vt:lpwstr>e report the development and testing of a machine-learning-based system that predicts the risk of hypoxaemia and provides explanations of the risk factors in real time during general anaesthesia. The system, which was trained on minute-by-minute data from</vt:lpwstr>
  </property>
  <property fmtid="{D5CDD505-2E9C-101B-9397-08002B2CF9AE}" pid="256" name="ZOTERO_BREF_89KuzcCo8RBQ_6">
    <vt:lpwstr>the electronic medical records of over 50,000 surgeries, improved the performance of anaesthesiologists by providing interpretable hypoxaemia risks and contributing factors. The explanations for the predictions are broadly consistent with the literature</vt:lpwstr>
  </property>
  <property fmtid="{D5CDD505-2E9C-101B-9397-08002B2CF9AE}" pid="257" name="ZOTERO_BREF_89KuzcCo8RBQ_7">
    <vt:lpwstr>and with prior knowledge from anaesthesiologists. Our results suggest that if anaesthesiologists currently anticipate 15% of hypoxaemia events, with the assistance of this system they could anticipate 30%, a large portion of which may benefit from early i</vt:lpwstr>
  </property>
  <property fmtid="{D5CDD505-2E9C-101B-9397-08002B2CF9AE}" pid="258" name="ZOTERO_BREF_89KuzcCo8RBQ_8">
    <vt:lpwstr>ntervention because they are associated with modifiable factors. The system can help improve the clinical understanding of hypoxaemia risk during anaesthesia care by providing general insights into the exact changes in risk induced by certain characterist</vt:lpwstr>
  </property>
  <property fmtid="{D5CDD505-2E9C-101B-9397-08002B2CF9AE}" pid="259" name="ZOTERO_BREF_89KuzcCo8RBQ_9">
    <vt:lpwstr>ics of the patient or procedure.","container-title":"Nature Biomedical Engineering","DOI":"10.1038/s41551-018-0304-0","ISSN":"2157-846X","issue":"10","language":"en","note":"number: 10\npublisher: Nature Publishing Group","page":"749-760","source":"www.na</vt:lpwstr>
  </property>
  <property fmtid="{D5CDD505-2E9C-101B-9397-08002B2CF9AE}" pid="260" name="ZOTERO_BREF_8l4orHuFnViL_1">
    <vt:lpwstr>ZOTERO_ITEM CSL_CITATION {"citationID":"q2QvkKrC","properties":{"formattedCitation":"[20,21]","plainCitation":"[20,21]","noteIndex":0},"citationItems":[{"id":5929,"uris":["http://zotero.org/users/1376769/items/K69ETBP5"],"uri":["http://zotero.org/users/13</vt:lpwstr>
  </property>
  <property fmtid="{D5CDD505-2E9C-101B-9397-08002B2CF9AE}" pid="261" name="ZOTERO_BREF_8l4orHuFnViL_10">
    <vt:lpwstr>dered systems, a universal theory to explain the origin of mid-gap states (MGS), which are the key feature leading to the OTS behavior, is still lacking. To avoid the formidable computational tasks, we adopt machine learning method to understand and predi</vt:lpwstr>
  </property>
  <property fmtid="{D5CDD505-2E9C-101B-9397-08002B2CF9AE}" pid="262" name="ZOTERO_BREF_8l4orHuFnViL_11">
    <vt:lpwstr>ct MGS in typical OTS materials. We build hundreds of chalcogenide glass models and collect major structural features from both short-range order (SRO) and medium-range order (MRO) of the amorphous cells. After training the artificial neural network using</vt:lpwstr>
  </property>
  <property fmtid="{D5CDD505-2E9C-101B-9397-08002B2CF9AE}" pid="263" name="ZOTERO_BREF_8l4orHuFnViL_12">
    <vt:lpwstr>these features, the accuracy has reached 95% when it recognizes MGS in new glass. By analyzing the synaptic weights of the input structural features, we discover that the bonding and coordination environments from SRO and particularly MRO are closely rel</vt:lpwstr>
  </property>
  <property fmtid="{D5CDD505-2E9C-101B-9397-08002B2CF9AE}" pid="264" name="ZOTERO_BREF_8l4orHuFnViL_13">
    <vt:lpwstr>ated to MGS. The trained model could be used in many other OTS chalcogenides after minor modification. The intelligent machine learning allows us to understand the OTS mechanism from vast amount of structural data without heavy computational tasks, provid</vt:lpwstr>
  </property>
  <property fmtid="{D5CDD505-2E9C-101B-9397-08002B2CF9AE}" pid="265" name="ZOTERO_BREF_8l4orHuFnViL_14">
    <vt:lpwstr>ing a new strategy to design functional amorphous materials from first principles.","container-title":"InfoMat","DOI":"10.1002/inf2.12315","ISSN":"2567-3165","issue":"6","language":"en","note":"_eprint: https://onlinelibrary.wiley.com/doi/pdf/10.1002/inf2</vt:lpwstr>
  </property>
  <property fmtid="{D5CDD505-2E9C-101B-9397-08002B2CF9AE}" pid="266" name="ZOTERO_BREF_8l4orHuFnViL_15">
    <vt:lpwstr>.12315","page":"e12315","source":"Wiley Online Library","title":"Deep machine learning unravels the structural origin of mid-gap states in chalcogenide glass for high-density memory integration","volume":"4","author":[{"family":"Xu","given":"Meng"},{"fami</vt:lpwstr>
  </property>
  <property fmtid="{D5CDD505-2E9C-101B-9397-08002B2CF9AE}" pid="267" name="ZOTERO_BREF_8l4orHuFnViL_16">
    <vt:lpwstr>ly":"Xu","given":"Ming"},{"family":"Miao","given":"Xiangshui"}],"issued":{"date-parts":[["2022"]]}}}],"schema":"https://github.com/citation-style-language/schema/raw/master/csl-citation.json"}</vt:lpwstr>
  </property>
  <property fmtid="{D5CDD505-2E9C-101B-9397-08002B2CF9AE}" pid="268" name="ZOTERO_BREF_8l4orHuFnViL_2">
    <vt:lpwstr>76769/items/K69ETBP5"],"itemData":{"id":5929,"type":"article-journal","abstract":"The As–Se glass is a large subgroup in the class of chalcogenide glass, which is widely used in electronics and photonics. Glass transition onset temperature, $$T_{g}$$, is</vt:lpwstr>
  </property>
  <property fmtid="{D5CDD505-2E9C-101B-9397-08002B2CF9AE}" pid="269" name="ZOTERO_BREF_8l4orHuFnViL_3">
    <vt:lpwstr>an important thermal parameter that needs to be considered during manufacturing and practical applications. Numerous experimental and theoretical approaches have been conducted to investigate $$T_{g}$$, but they tend to be resource-intensive and complicat</vt:lpwstr>
  </property>
  <property fmtid="{D5CDD505-2E9C-101B-9397-08002B2CF9AE}" pid="270" name="ZOTERO_BREF_8l4orHuFnViL_4">
    <vt:lpwstr>ed. In this study, we develop the multivariate linear regression model to shed light on the relationship between physical attributes and As$$_{x}$$Se$$_{1-x}$$$$T_{g}$$. The model is simple and highly accurate that contributes to fast estimations of $$T_{</vt:lpwstr>
  </property>
  <property fmtid="{D5CDD505-2E9C-101B-9397-08002B2CF9AE}" pid="271" name="ZOTERO_BREF_8l4orHuFnViL_5">
    <vt:lpwstr>g}$$.","container-title":"International Journal of Thermophysics","DOI":"10.1007/s10765-020-02734-4","ISSN":"1572-9567","issue":"11","journalAbbreviation":"Int J Thermophys","language":"en","page":"149","source":"Springer Link","title":"Predicting As&lt;sub&gt;</vt:lpwstr>
  </property>
  <property fmtid="{D5CDD505-2E9C-101B-9397-08002B2CF9AE}" pid="272" name="ZOTERO_BREF_8l4orHuFnViL_6">
    <vt:lpwstr>x&lt;/sub&gt; Se&lt;sub&gt;1 - x&lt;/sub&gt; glass transition onset temperature","volume":"41","author":[{"family":"Zhang","given":"Yun"},{"family":"Xu","given":"Xiaojie"}],"issued":{"date-parts":[["2020",9,2]]}}},{"id":6589,"uris":["http://zotero.org/users/1376769/items/2</vt:lpwstr>
  </property>
  <property fmtid="{D5CDD505-2E9C-101B-9397-08002B2CF9AE}" pid="273" name="ZOTERO_BREF_8l4orHuFnViL_7">
    <vt:lpwstr>SRU6PYI"],"uri":["http://zotero.org/users/1376769/items/2SRU6PYI"],"itemData":{"id":6589,"type":"article-journal","abstract":"The recent development of three-dimensional semiconductor integration technology demands a key component—the ovonic threshold swi</vt:lpwstr>
  </property>
  <property fmtid="{D5CDD505-2E9C-101B-9397-08002B2CF9AE}" pid="274" name="ZOTERO_BREF_8l4orHuFnViL_8">
    <vt:lpwstr>tching (OTS) selector to suppress the current leakage in the high-density memory chips. Yet, the unsatisfactory performance of existing OTS materials becomes the bottleneck of the industrial advancement. The sluggish development of OTS materials, which ar</vt:lpwstr>
  </property>
  <property fmtid="{D5CDD505-2E9C-101B-9397-08002B2CF9AE}" pid="275" name="ZOTERO_BREF_8l4orHuFnViL_9">
    <vt:lpwstr>e usually made from chalcogenide glass, should be largely attributed to the insufficient understanding of the electronic structure in these materials, despite of intensive research in the past decade. Due to the heavy first-principles computation on disor</vt:lpwstr>
  </property>
  <property fmtid="{D5CDD505-2E9C-101B-9397-08002B2CF9AE}" pid="276" name="ZOTERO_BREF_A8ZRWWyQCnXw_1">
    <vt:lpwstr>ZOTERO_ITEM CSL_CITATION {"citationID":"ZB2J50BF","properties":{"formattedCitation":"[1]","plainCitation":"[1]","noteIndex":0},"citationItems":[{"id":5925,"uris":["http://zotero.org/users/1376769/items/JJI2AM7D"],"uri":["http://zotero.org/users/1376769/it</vt:lpwstr>
  </property>
  <property fmtid="{D5CDD505-2E9C-101B-9397-08002B2CF9AE}" pid="277" name="ZOTERO_BREF_A8ZRWWyQCnXw_2">
    <vt:lpwstr>ems/JJI2AM7D"],"itemData":{"id":5925,"type":"book","abstract":"\"The unique properties and functionalities of chalcogenide glasses make them promising materials for photonic applications. Chalcogenide glasses are transparent from the visible to the near i</vt:lpwstr>
  </property>
  <property fmtid="{D5CDD505-2E9C-101B-9397-08002B2CF9AE}" pid="278" name="ZOTERO_BREF_A8ZRWWyQCnXw_3">
    <vt:lpwstr>nfrared region and can be moulded into lenses or drawn into fibres. They have useful commercial applications as components for lenses for infrared cameras, and chalcogenide glass fibres and optical components are used in waveguides for use with lasers, fo</vt:lpwstr>
  </property>
  <property fmtid="{D5CDD505-2E9C-101B-9397-08002B2CF9AE}" pid="279" name="ZOTERO_BREF_A8ZRWWyQCnXw_4">
    <vt:lpwstr>r optical switching, chemical and temperature sensing and phase change memories. Chalcogenide glasses comprehensively reviews the latest technological advances in this field and the industrial applications of the technology.\"--","collection-number":"44",</vt:lpwstr>
  </property>
  <property fmtid="{D5CDD505-2E9C-101B-9397-08002B2CF9AE}" pid="280" name="ZOTERO_BREF_A8ZRWWyQCnXw_5">
    <vt:lpwstr>"collection-title":"Woodhead Publishing series in electronic and optical materials","event-place":"Oxford","ISBN":"978-0-85709-356-1","language":"eng","note":"OCLC: 931594777","number-of-pages":"682","publisher":"WP, Woodhead Publ","publisher-place":"Oxfo</vt:lpwstr>
  </property>
  <property fmtid="{D5CDD505-2E9C-101B-9397-08002B2CF9AE}" pid="281" name="ZOTERO_BREF_A8ZRWWyQCnXw_6">
    <vt:lpwstr>rd","source":"Gemeinsamer Bibliotheksverbund ISBN","title":"Chalcogenide glasses: preparation, properties and applications","title-short":"Chalcogenide glasses","editor":[{"family":"Adam","given":"Jean-Luc"},{"family":"Zhang","given":"Xianghua"}],"issued"</vt:lpwstr>
  </property>
  <property fmtid="{D5CDD505-2E9C-101B-9397-08002B2CF9AE}" pid="282" name="ZOTERO_BREF_A8ZRWWyQCnXw_7">
    <vt:lpwstr>:{"date-parts":[["2014"]]}}}],"schema":"https://github.com/citation-style-language/schema/raw/master/csl-citation.json"}</vt:lpwstr>
  </property>
  <property fmtid="{D5CDD505-2E9C-101B-9397-08002B2CF9AE}" pid="283" name="ZOTERO_BREF_CYRkK6GAFDkF_1">
    <vt:lpwstr>ZOTERO_ITEM CSL_CITATION {"citationID":"m7AGl095","properties":{"formattedCitation":"[7]","plainCitation":"[7]","noteIndex":0},"citationItems":[{"id":6589,"uris":["http://zotero.org/users/1376769/items/2SRU6PYI"],"uri":["http://zotero.org/users/1376769/it</vt:lpwstr>
  </property>
  <property fmtid="{D5CDD505-2E9C-101B-9397-08002B2CF9AE}" pid="284" name="ZOTERO_BREF_CYRkK6GAFDkF_10">
    <vt:lpwstr>ry","title":"Deep machine learning unravels the structural origin of mid-gap states in chalcogenide glass for high-density memory integration","volume":"4","author":[{"family":"Xu","given":"Meng"},{"family":"Xu","given":"Ming"},{"family":"Miao","given":"X</vt:lpwstr>
  </property>
  <property fmtid="{D5CDD505-2E9C-101B-9397-08002B2CF9AE}" pid="285" name="ZOTERO_BREF_CYRkK6GAFDkF_11">
    <vt:lpwstr>iangshui"}],"issued":{"date-parts":[["2022"]]}}}],"schema":"https://github.com/citation-style-language/schema/raw/master/csl-citation.json"}</vt:lpwstr>
  </property>
  <property fmtid="{D5CDD505-2E9C-101B-9397-08002B2CF9AE}" pid="286" name="ZOTERO_BREF_CYRkK6GAFDkF_2">
    <vt:lpwstr>ems/2SRU6PYI"],"itemData":{"id":6589,"type":"article-journal","abstract":"The recent development of three-dimensional semiconductor integration technology demands a key component—the ovonic threshold switching (OTS) selector to suppress the current leakag</vt:lpwstr>
  </property>
  <property fmtid="{D5CDD505-2E9C-101B-9397-08002B2CF9AE}" pid="287" name="ZOTERO_BREF_CYRkK6GAFDkF_3">
    <vt:lpwstr>e in the high-density memory chips. Yet, the unsatisfactory performance of existing OTS materials becomes the bottleneck of the industrial advancement. The sluggish development of OTS materials, which are usually made from chalcogenide glass, should be la</vt:lpwstr>
  </property>
  <property fmtid="{D5CDD505-2E9C-101B-9397-08002B2CF9AE}" pid="288" name="ZOTERO_BREF_CYRkK6GAFDkF_4">
    <vt:lpwstr>rgely attributed to the insufficient understanding of the electronic structure in these materials, despite of intensive research in the past decade. Due to the heavy first-principles computation on disordered systems, a universal theory to explain the ori</vt:lpwstr>
  </property>
  <property fmtid="{D5CDD505-2E9C-101B-9397-08002B2CF9AE}" pid="289" name="ZOTERO_BREF_CYRkK6GAFDkF_5">
    <vt:lpwstr>gin of mid-gap states (MGS), which are the key feature leading to the OTS behavior, is still lacking. To avoid the formidable computational tasks, we adopt machine learning method to understand and predict MGS in typical OTS materials. We build hundreds o</vt:lpwstr>
  </property>
  <property fmtid="{D5CDD505-2E9C-101B-9397-08002B2CF9AE}" pid="290" name="ZOTERO_BREF_CYRkK6GAFDkF_6">
    <vt:lpwstr>f chalcogenide glass models and collect major structural features from both short-range order (SRO) and medium-range order (MRO) of the amorphous cells. After training the artificial neural network using these features, the accuracy has reached 95% when i</vt:lpwstr>
  </property>
  <property fmtid="{D5CDD505-2E9C-101B-9397-08002B2CF9AE}" pid="291" name="ZOTERO_BREF_CYRkK6GAFDkF_7">
    <vt:lpwstr>t recognizes MGS in new glass. By analyzing the synaptic weights of the input structural features, we discover that the bonding and coordination environments from SRO and particularly MRO are closely related to MGS. The trained model could be used in many</vt:lpwstr>
  </property>
  <property fmtid="{D5CDD505-2E9C-101B-9397-08002B2CF9AE}" pid="292" name="ZOTERO_BREF_CYRkK6GAFDkF_8">
    <vt:lpwstr>other OTS chalcogenides after minor modification. The intelligent machine learning allows us to understand the OTS mechanism from vast amount of structural data without heavy computational tasks, providing a new strategy to design functional amorphous ma</vt:lpwstr>
  </property>
  <property fmtid="{D5CDD505-2E9C-101B-9397-08002B2CF9AE}" pid="293" name="ZOTERO_BREF_CYRkK6GAFDkF_9">
    <vt:lpwstr>terials from first principles.","container-title":"InfoMat","DOI":"10.1002/inf2.12315","ISSN":"2567-3165","issue":"6","language":"en","note":"_eprint: https://onlinelibrary.wiley.com/doi/pdf/10.1002/inf2.12315","page":"e12315","source":"Wiley Online Libra</vt:lpwstr>
  </property>
  <property fmtid="{D5CDD505-2E9C-101B-9397-08002B2CF9AE}" pid="294" name="ZOTERO_BREF_DSV61eeynSLl_1">
    <vt:lpwstr>ZOTERO_ITEM CSL_CITATION {"citationID":"sMN5Efel","properties":{"formattedCitation":"[8]","plainCitation":"[8]","noteIndex":0},"citationItems":[{"id":5174,"uris":["http://zotero.org/users/1376769/items/DXT327VR"],"uri":["http://zotero.org/users/1376769/it</vt:lpwstr>
  </property>
  <property fmtid="{D5CDD505-2E9C-101B-9397-08002B2CF9AE}" pid="295" name="ZOTERO_BREF_DSV61eeynSLl_10">
    <vt:lpwstr>/j.actamat.2020.01.047","ISSN":"1359-6454","journalAbbreviation":"Acta Materialia","language":"en","page":"92-100","source":"ScienceDirect","title":"Explainable machine learning algorithms for predicting glass transition temperatures","volume":"188","auth</vt:lpwstr>
  </property>
  <property fmtid="{D5CDD505-2E9C-101B-9397-08002B2CF9AE}" pid="296" name="ZOTERO_BREF_DSV61eeynSLl_11">
    <vt:lpwstr>or":[{"family":"Alcobaça","given":"Edesio"},{"family":"Mastelini","given":"Saulo Martiello"},{"family":"Botari","given":"Tiago"},{"family":"Pimentel","given":"Bruno Almeida"},{"family":"Cassar","given":"Daniel Roberto"},{"family":"Carvalho","given":"André</vt:lpwstr>
  </property>
  <property fmtid="{D5CDD505-2E9C-101B-9397-08002B2CF9AE}" pid="297" name="ZOTERO_BREF_DSV61eeynSLl_12">
    <vt:lpwstr>Carlos Ponce Leon Ferreira","non-dropping-particle":"de"},{"family":"Zanotto","given":"Edgar Dutra"}],"issued":{"date-parts":[["2020",4,15]]}}}],"schema":"https://github.com/citation-style-language/schema/raw/master/csl-citation.json"}</vt:lpwstr>
  </property>
  <property fmtid="{D5CDD505-2E9C-101B-9397-08002B2CF9AE}" pid="298" name="ZOTERO_BREF_DSV61eeynSLl_2">
    <vt:lpwstr>ems/DXT327VR"],"itemData":{"id":5174,"type":"article-journal","abstract":"Modern technologies demand the development of new glasses with unusual properties. Most of the previous developments occurred by slow, expensive trial-and-error approaches, which ha</vt:lpwstr>
  </property>
  <property fmtid="{D5CDD505-2E9C-101B-9397-08002B2CF9AE}" pid="299" name="ZOTERO_BREF_DSV61eeynSLl_3">
    <vt:lpwstr>ve produced a considerable amount of data over the past 100 years. By finding patterns in such types of data, Machine Learning (ML) algorithms can extract useful knowledge, providing important insights into composition-property maps. A key step in glass c</vt:lpwstr>
  </property>
  <property fmtid="{D5CDD505-2E9C-101B-9397-08002B2CF9AE}" pid="300" name="ZOTERO_BREF_DSV61eeynSLl_4">
    <vt:lpwstr>omposition design is to identify their physical-chemical properties, such as the glass transition temperature, Tg. In this paper, we investigate how different ML algorithms can be used to predict the Tg of glasses based on their chemical composition. For</vt:lpwstr>
  </property>
  <property fmtid="{D5CDD505-2E9C-101B-9397-08002B2CF9AE}" pid="301" name="ZOTERO_BREF_DSV61eeynSLl_5">
    <vt:lpwstr>such, we used a dataset of 43,240 oxide glass compositions, each one with its assigned Tg. Besides, to assess the predictive performance obtained by ML algorithms, we investigated the possible gains by tuning the hyperparameters of these algorithms. The r</vt:lpwstr>
  </property>
  <property fmtid="{D5CDD505-2E9C-101B-9397-08002B2CF9AE}" pid="302" name="ZOTERO_BREF_DSV61eeynSLl_6">
    <vt:lpwstr>esults show that the best ML algorithm for predicting Tg is the Random Forest (RF). One of the main challenges in this task is the prediction of extreme Tg values. To do this, we assessed the predictive performance of the investigated ML algorithms in thr</vt:lpwstr>
  </property>
  <property fmtid="{D5CDD505-2E9C-101B-9397-08002B2CF9AE}" pid="303" name="ZOTERO_BREF_DSV61eeynSLl_7">
    <vt:lpwstr>ee Tg intervals. For extreme Tg values ( ≤  450 K and  ≥  1150 K), the top-performing algorithm was the k-Nearest Neighbours, closely followed by RF. The induced RF model predicted extreme values of Tg with a Relative Deviation (RD) of 3.5% for glasses wi</vt:lpwstr>
  </property>
  <property fmtid="{D5CDD505-2E9C-101B-9397-08002B2CF9AE}" pid="304" name="ZOTERO_BREF_DSV61eeynSLl_8">
    <vt:lpwstr>th high Tg ( ≥  1150 K), and RD of 7.5% for glasses with very low Tg ( ≤  450 K). Finally, we propose a new visual approach to explain what our RF model learned, highlighting the importance of each chemical element to obtain glasses with extreme Tg. This</vt:lpwstr>
  </property>
  <property fmtid="{D5CDD505-2E9C-101B-9397-08002B2CF9AE}" pid="305" name="ZOTERO_BREF_DSV61eeynSLl_9">
    <vt:lpwstr>study can be easily expanded to predict other composition–property combinations and can advantageously replace empirical approaches for developing novel glasses with relevant properties and applications.","container-title":"Acta Materialia","DOI":"10.1016</vt:lpwstr>
  </property>
  <property fmtid="{D5CDD505-2E9C-101B-9397-08002B2CF9AE}" pid="306" name="ZOTERO_BREF_Ert9IyKfEqqI_1">
    <vt:lpwstr>ZOTERO_ITEM CSL_CITATION {"citationID":"UCgtyXJP","properties":{"formattedCitation":"[6,8,17]","plainCitation":"[6,8,17]","noteIndex":0},"citationItems":[{"id":5174,"uris":["http://zotero.org/users/1376769/items/DXT327VR"],"uri":["http://zotero.org/users/</vt:lpwstr>
  </property>
  <property fmtid="{D5CDD505-2E9C-101B-9397-08002B2CF9AE}" pid="307" name="ZOTERO_BREF_Ert9IyKfEqqI_10">
    <vt:lpwstr>":"10.1016/j.actamat.2020.01.047","ISSN":"1359-6454","journalAbbreviation":"Acta Materialia","language":"en","page":"92-100","source":"ScienceDirect","title":"Explainable machine learning algorithms for predicting glass transition temperatures","volume":"</vt:lpwstr>
  </property>
  <property fmtid="{D5CDD505-2E9C-101B-9397-08002B2CF9AE}" pid="308" name="ZOTERO_BREF_Ert9IyKfEqqI_11">
    <vt:lpwstr>188","author":[{"family":"Alcobaça","given":"Edesio"},{"family":"Mastelini","given":"Saulo Martiello"},{"family":"Botari","given":"Tiago"},{"family":"Pimentel","given":"Bruno Almeida"},{"family":"Cassar","given":"Daniel Roberto"},{"family":"Carvalho","giv</vt:lpwstr>
  </property>
  <property fmtid="{D5CDD505-2E9C-101B-9397-08002B2CF9AE}" pid="309" name="ZOTERO_BREF_Ert9IyKfEqqI_12">
    <vt:lpwstr>en":"André Carlos Ponce Leon Ferreira","non-dropping-particle":"de"},{"family":"Zanotto","given":"Edgar Dutra"}],"issued":{"date-parts":[["2020",4,15]]}}},{"id":5802,"uris":["http://zotero.org/users/1376769/items/WCQ7F9TJ"],"uri":["http://zotero.org/users</vt:lpwstr>
  </property>
  <property fmtid="{D5CDD505-2E9C-101B-9397-08002B2CF9AE}" pid="310" name="ZOTERO_BREF_Ert9IyKfEqqI_13">
    <vt:lpwstr>/1376769/items/WCQ7F9TJ"],"itemData":{"id":5802,"type":"article-journal","abstract":"Engineering new glass compositions have experienced a sturdy tendency to move forward from (educated) trial-and-error to data- and simulation-driven strategies. In this w</vt:lpwstr>
  </property>
  <property fmtid="{D5CDD505-2E9C-101B-9397-08002B2CF9AE}" pid="311" name="ZOTERO_BREF_Ert9IyKfEqqI_14">
    <vt:lpwstr>ork, we developed a computer program that combines data-driven predictive models (in this case, neural networks) with a genetic algorithm to design glass compositions with desired combinations of properties. First, we induced predictive models for the gla</vt:lpwstr>
  </property>
  <property fmtid="{D5CDD505-2E9C-101B-9397-08002B2CF9AE}" pid="312" name="ZOTERO_BREF_Ert9IyKfEqqI_15">
    <vt:lpwstr>ss transition temperature (Tg) using a dataset of 45,302 compositions with 39 different chemical elements, and for the refractive index (nd) using a dataset of 41,225 compositions with 38 different chemical elements. Then, we searched for relevant glass c</vt:lpwstr>
  </property>
  <property fmtid="{D5CDD505-2E9C-101B-9397-08002B2CF9AE}" pid="313" name="ZOTERO_BREF_Ert9IyKfEqqI_16">
    <vt:lpwstr>ompositions using a genetic algorithm informed by a design trend of glasses having high nd (1.7 or more) and low Tg (500 °C or less). Two candidate compositions suggested by the combined algorithms were selected and produced in the laboratory. These compo</vt:lpwstr>
  </property>
  <property fmtid="{D5CDD505-2E9C-101B-9397-08002B2CF9AE}" pid="314" name="ZOTERO_BREF_Ert9IyKfEqqI_17">
    <vt:lpwstr>sitions are significantly different from those in the datasets used to induce the predictive models, showing that the used method is indeed capable of exploration. Both glasses met the constraints of the work, which supports the proposed framework. Theref</vt:lpwstr>
  </property>
  <property fmtid="{D5CDD505-2E9C-101B-9397-08002B2CF9AE}" pid="315" name="ZOTERO_BREF_Ert9IyKfEqqI_18">
    <vt:lpwstr>ore, this new tool can be immediately used for accelerating the design of new glasses. These results are a stepping stone in the pathway of machine learning-guided design of novel glasses.","container-title":"Ceramics International","DOI":"10.1016/j.ceram</vt:lpwstr>
  </property>
  <property fmtid="{D5CDD505-2E9C-101B-9397-08002B2CF9AE}" pid="316" name="ZOTERO_BREF_Ert9IyKfEqqI_19">
    <vt:lpwstr>int.2020.12.167","ISSN":"0272-8842","issue":"8","journalAbbreviation":"Ceramics International","language":"en","note":"tex.ids= cassar2020designing\narXiv: 2008.09187","page":"10555-10564","source":"ScienceDirect","title":"Designing optical glasses by mac</vt:lpwstr>
  </property>
  <property fmtid="{D5CDD505-2E9C-101B-9397-08002B2CF9AE}" pid="317" name="ZOTERO_BREF_Ert9IyKfEqqI_2">
    <vt:lpwstr>1376769/items/DXT327VR"],"itemData":{"id":5174,"type":"article-journal","abstract":"Modern technologies demand the development of new glasses with unusual properties. Most of the previous developments occurred by slow, expensive trial-and-error approaches</vt:lpwstr>
  </property>
  <property fmtid="{D5CDD505-2E9C-101B-9397-08002B2CF9AE}" pid="318" name="ZOTERO_BREF_Ert9IyKfEqqI_20">
    <vt:lpwstr>hine learning coupled with a genetic algorithm","volume":"47","author":[{"family":"Cassar","given":"Daniel R."},{"family":"Santos","given":"Gisele G."},{"family":"Zanotto","given":"Edgar D."}],"issued":{"date-parts":[["2021",4,15]]}}},{"id":4135,"uris":["</vt:lpwstr>
  </property>
  <property fmtid="{D5CDD505-2E9C-101B-9397-08002B2CF9AE}" pid="319" name="ZOTERO_BREF_Ert9IyKfEqqI_21">
    <vt:lpwstr>http://zotero.org/users/1376769/items/MG82MT7F"],"uri":["http://zotero.org/users/1376769/items/MG82MT7F"],"itemData":{"id":4135,"type":"article-journal","abstract":"The glass transition temperature (Tg) is a kinetic property of major importance for both f</vt:lpwstr>
  </property>
  <property fmtid="{D5CDD505-2E9C-101B-9397-08002B2CF9AE}" pid="320" name="ZOTERO_BREF_Ert9IyKfEqqI_22">
    <vt:lpwstr>undamental and applied glass science. In this study, we designed and trained an artificial neural network to induce a model that can predict the Tg of multicomponent oxide glasses. To do this, we used a dataset containing more than 55,000 inorganic glass</vt:lpwstr>
  </property>
  <property fmtid="{D5CDD505-2E9C-101B-9397-08002B2CF9AE}" pid="321" name="ZOTERO_BREF_Ert9IyKfEqqI_23">
    <vt:lpwstr>compositions and their respective experimental values of Tg. These compositions contain from 3 to 21 of the 45 chemical elements studied here. We implemented an optimization procedure to find artificial neural network hyperparameter values that were able</vt:lpwstr>
  </property>
  <property fmtid="{D5CDD505-2E9C-101B-9397-08002B2CF9AE}" pid="322" name="ZOTERO_BREF_Ert9IyKfEqqI_24">
    <vt:lpwstr>to induce a model with high predictive performance. The resulting neural network model can correctly predict, with 95% accuracy, the published Tg value within less than ±9% error, whereas 90% of the data are predicted with a relative deviation lower than</vt:lpwstr>
  </property>
  <property fmtid="{D5CDD505-2E9C-101B-9397-08002B2CF9AE}" pid="323" name="ZOTERO_BREF_Ert9IyKfEqqI_25">
    <vt:lpwstr>±6%. This level of uncertainty is equivalent to the level present in the original dataset and allows a very satisfactory description of the Tg for multicomponent oxide glasses containing combinations of the 45 studied chemical elements. The prediction unc</vt:lpwstr>
  </property>
  <property fmtid="{D5CDD505-2E9C-101B-9397-08002B2CF9AE}" pid="324" name="ZOTERO_BREF_Ert9IyKfEqqI_26">
    <vt:lpwstr>ertainty does not depend on the number of elements in the glass composition. However, it is larger for glasses having very high Tg (above 1250 K). The most important aspect is the algorithm's ability to predict the Tg of glasses that are not included in t</vt:lpwstr>
  </property>
  <property fmtid="{D5CDD505-2E9C-101B-9397-08002B2CF9AE}" pid="325" name="ZOTERO_BREF_Ert9IyKfEqqI_27">
    <vt:lpwstr>he experimental dataset used for training, thus showing a high generalization ability. Besides, the procedure used here is general and can be easily extended to predict several other properties as a function of the glass composition. This handy feature wi</vt:lpwstr>
  </property>
  <property fmtid="{D5CDD505-2E9C-101B-9397-08002B2CF9AE}" pid="326" name="ZOTERO_BREF_Ert9IyKfEqqI_28">
    <vt:lpwstr>ll most probably help to develop new multicomponent glass compositions having remarkable properties.","container-title":"Acta Materialia","DOI":"10.1016/j.actamat.2018.08.022","ISSN":"1359-6454","journalAbbreviation":"Acta Materialia","page":"249-256","so</vt:lpwstr>
  </property>
  <property fmtid="{D5CDD505-2E9C-101B-9397-08002B2CF9AE}" pid="327" name="ZOTERO_BREF_Ert9IyKfEqqI_29">
    <vt:lpwstr>urce":"ScienceDirect","title":"Predicting glass transition temperatures using neural networks","volume":"159","author":[{"family":"Cassar","given":"Daniel R."},{"family":"Carvalho","given":"André C. P. L. F.","non-dropping-particle":"de"},{"family":"Zanot</vt:lpwstr>
  </property>
  <property fmtid="{D5CDD505-2E9C-101B-9397-08002B2CF9AE}" pid="328" name="ZOTERO_BREF_Ert9IyKfEqqI_3">
    <vt:lpwstr>, which have produced a considerable amount of data over the past 100 years. By finding patterns in such types of data, Machine Learning (ML) algorithms can extract useful knowledge, providing important insights into composition-property maps. A key step</vt:lpwstr>
  </property>
  <property fmtid="{D5CDD505-2E9C-101B-9397-08002B2CF9AE}" pid="329" name="ZOTERO_BREF_Ert9IyKfEqqI_30">
    <vt:lpwstr>to","given":"Edgar D."}],"issued":{"date-parts":[["2018",10,15]]}}}],"schema":"https://github.com/citation-style-language/schema/raw/master/csl-citation.json"}</vt:lpwstr>
  </property>
  <property fmtid="{D5CDD505-2E9C-101B-9397-08002B2CF9AE}" pid="330" name="ZOTERO_BREF_Ert9IyKfEqqI_4">
    <vt:lpwstr>in glass composition design is to identify their physical-chemical properties, such as the glass transition temperature, Tg. In this paper, we investigate how different ML algorithms can be used to predict the Tg of glasses based on their chemical composi</vt:lpwstr>
  </property>
  <property fmtid="{D5CDD505-2E9C-101B-9397-08002B2CF9AE}" pid="331" name="ZOTERO_BREF_Ert9IyKfEqqI_5">
    <vt:lpwstr>tion. For such, we used a dataset of 43,240 oxide glass compositions, each one with its assigned Tg. Besides, to assess the predictive performance obtained by ML algorithms, we investigated the possible gains by tuning the hyperparameters of these algorit</vt:lpwstr>
  </property>
  <property fmtid="{D5CDD505-2E9C-101B-9397-08002B2CF9AE}" pid="332" name="ZOTERO_BREF_Ert9IyKfEqqI_6">
    <vt:lpwstr>hms. The results show that the best ML algorithm for predicting Tg is the Random Forest (RF). One of the main challenges in this task is the prediction of extreme Tg values. To do this, we assessed the predictive performance of the investigated ML algorit</vt:lpwstr>
  </property>
  <property fmtid="{D5CDD505-2E9C-101B-9397-08002B2CF9AE}" pid="333" name="ZOTERO_BREF_Ert9IyKfEqqI_7">
    <vt:lpwstr>hms in three Tg intervals. For extreme Tg values ( ≤  450 K and  ≥  1150 K), the top-performing algorithm was the k-Nearest Neighbours, closely followed by RF. The induced RF model predicted extreme values of Tg with a Relative Deviation (RD) of 3.5% for</vt:lpwstr>
  </property>
  <property fmtid="{D5CDD505-2E9C-101B-9397-08002B2CF9AE}" pid="334" name="ZOTERO_BREF_Ert9IyKfEqqI_8">
    <vt:lpwstr>glasses with high Tg ( ≥  1150 K), and RD of 7.5% for glasses with very low Tg ( ≤  450 K). Finally, we propose a new visual approach to explain what our RF model learned, highlighting the importance of each chemical element to obtain glasses with extreme</vt:lpwstr>
  </property>
  <property fmtid="{D5CDD505-2E9C-101B-9397-08002B2CF9AE}" pid="335" name="ZOTERO_BREF_Ert9IyKfEqqI_9">
    <vt:lpwstr>Tg. This study can be easily expanded to predict other composition–property combinations and can advantageously replace empirical approaches for developing novel glasses with relevant properties and applications.","container-title":"Acta Materialia","DOI</vt:lpwstr>
  </property>
  <property fmtid="{D5CDD505-2E9C-101B-9397-08002B2CF9AE}" pid="336" name="ZOTERO_BREF_FNpS3urSrLcB_1">
    <vt:lpwstr>ZOTERO_ITEM CSL_CITATION {"citationID":"ERuzsvYM","properties":{"formattedCitation":"[1]","plainCitation":"[1]","noteIndex":0},"citationItems":[{"id":5925,"uris":["http://zotero.org/users/1376769/items/JJI2AM7D"],"uri":["http://zotero.org/users/1376769/it</vt:lpwstr>
  </property>
  <property fmtid="{D5CDD505-2E9C-101B-9397-08002B2CF9AE}" pid="337" name="ZOTERO_BREF_FNpS3urSrLcB_2">
    <vt:lpwstr>ems/JJI2AM7D"],"itemData":{"id":5925,"type":"book","abstract":"\"The unique properties and functionalities of chalcogenide glasses make them promising materials for photonic applications. Chalcogenide glasses are transparent from the visible to the near i</vt:lpwstr>
  </property>
  <property fmtid="{D5CDD505-2E9C-101B-9397-08002B2CF9AE}" pid="338" name="ZOTERO_BREF_FNpS3urSrLcB_3">
    <vt:lpwstr>nfrared region and can be moulded into lenses or drawn into fibres. They have useful commercial applications as components for lenses for infrared cameras, and chalcogenide glass fibres and optical components are used in waveguides for use with lasers, fo</vt:lpwstr>
  </property>
  <property fmtid="{D5CDD505-2E9C-101B-9397-08002B2CF9AE}" pid="339" name="ZOTERO_BREF_FNpS3urSrLcB_4">
    <vt:lpwstr>r optical switching, chemical and temperature sensing and phase change memories. Chalcogenide glasses comprehensively reviews the latest technological advances in this field and the industrial applications of the technology.\"--","collection-number":"44",</vt:lpwstr>
  </property>
  <property fmtid="{D5CDD505-2E9C-101B-9397-08002B2CF9AE}" pid="340" name="ZOTERO_BREF_FNpS3urSrLcB_5">
    <vt:lpwstr>"collection-title":"Woodhead Publishing series in electronic and optical materials","event-place":"Oxford","ISBN":"978-0-85709-356-1","language":"eng","note":"OCLC: 931594777","number-of-pages":"682","publisher":"WP, Woodhead Publ","publisher-place":"Oxfo</vt:lpwstr>
  </property>
  <property fmtid="{D5CDD505-2E9C-101B-9397-08002B2CF9AE}" pid="341" name="ZOTERO_BREF_FNpS3urSrLcB_6">
    <vt:lpwstr>rd","source":"Gemeinsamer Bibliotheksverbund ISBN","title":"Chalcogenide glasses: preparation, properties and applications","title-short":"Chalcogenide glasses","editor":[{"family":"Adam","given":"Jean-Luc"},{"family":"Zhang","given":"Xianghua"}],"issued"</vt:lpwstr>
  </property>
  <property fmtid="{D5CDD505-2E9C-101B-9397-08002B2CF9AE}" pid="342" name="ZOTERO_BREF_FNpS3urSrLcB_7">
    <vt:lpwstr>:{"date-parts":[["2014"]]}}}],"schema":"https://github.com/citation-style-language/schema/raw/master/csl-citation.json"}</vt:lpwstr>
  </property>
  <property fmtid="{D5CDD505-2E9C-101B-9397-08002B2CF9AE}" pid="343" name="ZOTERO_BREF_FyPNy4NProiy_1">
    <vt:lpwstr>ZOTERO_ITEM CSL_CITATION {"citationID":"crAgoaVe","properties":{"formattedCitation":"[26,27]","plainCitation":"[26,27]","noteIndex":0},"citationItems":[{"id":6594,"uris":["http://zotero.org/users/1376769/items/FW5ECSSE"],"uri":["http://zotero.org/users/13</vt:lpwstr>
  </property>
  <property fmtid="{D5CDD505-2E9C-101B-9397-08002B2CF9AE}" pid="344" name="ZOTERO_BREF_FyPNy4NProiy_10">
    <vt:lpwstr>at, while biased, may nevertheless still be used to select the best learning algorithm. We tested both procedures using 12 different algorithms on 115 real-life binary datasets and conclude that using the less computationally costly flat cross-validation</vt:lpwstr>
  </property>
  <property fmtid="{D5CDD505-2E9C-101B-9397-08002B2CF9AE}" pid="345" name="ZOTERO_BREF_FyPNy4NProiy_11">
    <vt:lpwstr>procedure will generally result in the selection of an algorithm that is, for all practical purposes, of similar quality to that selected via nested cross-validation, provided the learning algorithms have relatively few hyperparameters to be optimised.","</vt:lpwstr>
  </property>
  <property fmtid="{D5CDD505-2E9C-101B-9397-08002B2CF9AE}" pid="346" name="ZOTERO_BREF_FyPNy4NProiy_12">
    <vt:lpwstr>container-title":"Expert Systems with Applications","DOI":"10.1016/j.eswa.2021.115222","ISSN":"0957-4174","journalAbbreviation":"Expert Systems with Applications","language":"en","page":"115222","source":"ScienceDirect","title":"Nested cross-validation wh</vt:lpwstr>
  </property>
  <property fmtid="{D5CDD505-2E9C-101B-9397-08002B2CF9AE}" pid="347" name="ZOTERO_BREF_FyPNy4NProiy_13">
    <vt:lpwstr>en selecting classifiers is overzealous for most practical applications","volume":"182","author":[{"family":"Wainer","given":"Jacques"},{"family":"Cawley","given":"Gavin"}],"issued":{"date-parts":[["2021",11,15]]}}}],"schema":"https://github.com/citation-</vt:lpwstr>
  </property>
  <property fmtid="{D5CDD505-2E9C-101B-9397-08002B2CF9AE}" pid="348" name="ZOTERO_BREF_FyPNy4NProiy_14">
    <vt:lpwstr>style-language/schema/raw/master/csl-citation.json"}</vt:lpwstr>
  </property>
  <property fmtid="{D5CDD505-2E9C-101B-9397-08002B2CF9AE}" pid="349" name="ZOTERO_BREF_FyPNy4NProiy_2">
    <vt:lpwstr>76769/items/FW5ECSSE"],"itemData":{"id":6594,"type":"article-journal","abstract":"We address the problem of selecting and assessing classification and regression models using cross-validation. Current state-of-the-art methods can yield models with high va</vt:lpwstr>
  </property>
  <property fmtid="{D5CDD505-2E9C-101B-9397-08002B2CF9AE}" pid="350" name="ZOTERO_BREF_FyPNy4NProiy_3">
    <vt:lpwstr>riance, rendering them unsuitable for a number of practical applications including QSAR. In this paper we describe and evaluate best practices which improve reliability and increase confidence in selected models. A key operational component of the propose</vt:lpwstr>
  </property>
  <property fmtid="{D5CDD505-2E9C-101B-9397-08002B2CF9AE}" pid="351" name="ZOTERO_BREF_FyPNy4NProiy_4">
    <vt:lpwstr>d methods is cloud computing which enables routine use of previously infeasible approaches.","container-title":"Journal of Cheminformatics","DOI":"10.1186/1758-2946-6-10","ISSN":"1758-2946","issue":"1","journalAbbreviation":"Journal of Cheminformatics","p</vt:lpwstr>
  </property>
  <property fmtid="{D5CDD505-2E9C-101B-9397-08002B2CF9AE}" pid="352" name="ZOTERO_BREF_FyPNy4NProiy_5">
    <vt:lpwstr>age":"10","source":"BioMed Central","title":"Cross-validation pitfalls when selecting and assessing regression and classification models","volume":"6","author":[{"family":"Krstajic","given":"Damjan"},{"family":"Buturovic","given":"Ljubomir J."},{"family":</vt:lpwstr>
  </property>
  <property fmtid="{D5CDD505-2E9C-101B-9397-08002B2CF9AE}" pid="353" name="ZOTERO_BREF_FyPNy4NProiy_6">
    <vt:lpwstr>"Leahy","given":"David E."},{"family":"Thomas","given":"Simon"}],"issued":{"date-parts":[["2014",3,29]]}}},{"id":6596,"uris":["http://zotero.org/users/1376769/items/NUI9NFVG"],"uri":["http://zotero.org/users/1376769/items/NUI9NFVG"],"itemData":{"id":6596,</vt:lpwstr>
  </property>
  <property fmtid="{D5CDD505-2E9C-101B-9397-08002B2CF9AE}" pid="354" name="ZOTERO_BREF_FyPNy4NProiy_7">
    <vt:lpwstr>"type":"article-journal","abstract":"When selecting a classification algorithm to be applied to a particular problem, one has to simultaneously select the best algorithm for that dataset and the best set of hyperparameters for the chosen model. The usual</vt:lpwstr>
  </property>
  <property fmtid="{D5CDD505-2E9C-101B-9397-08002B2CF9AE}" pid="355" name="ZOTERO_BREF_FyPNy4NProiy_8">
    <vt:lpwstr>approach is to apply a nested cross-validation procedure: hyperparameter selection is performed in the inner cross-validation, while the outer cross-validation computes an unbiased estimate of the expected accuracy of the algorithm with cross-validation b</vt:lpwstr>
  </property>
  <property fmtid="{D5CDD505-2E9C-101B-9397-08002B2CF9AE}" pid="356" name="ZOTERO_BREF_FyPNy4NProiy_9">
    <vt:lpwstr>ased hyperparameter tuning. The alternative approach, which we shall call “flat cross-validation”, uses a single cross-validation step both to select the optimal hyperparameter values and to provide an estimate of the expected accuracy of the algorithm th</vt:lpwstr>
  </property>
  <property fmtid="{D5CDD505-2E9C-101B-9397-08002B2CF9AE}" pid="357" name="ZOTERO_BREF_GnxMBvKS6cez_1">
    <vt:lpwstr/>
  </property>
  <property fmtid="{D5CDD505-2E9C-101B-9397-08002B2CF9AE}" pid="358" name="ZOTERO_BREF_GvOqLJR2unKe_1">
    <vt:lpwstr>ZOTERO_ITEM CSL_CITATION {"citationID":"FU9HYnfZ","properties":{"formattedCitation":"[8,9]","plainCitation":"[8,9]","noteIndex":0},"citationItems":[{"id":5174,"uris":["http://zotero.org/users/1376769/items/DXT327VR"],"uri":["http://zotero.org/users/137676</vt:lpwstr>
  </property>
  <property fmtid="{D5CDD505-2E9C-101B-9397-08002B2CF9AE}" pid="359" name="ZOTERO_BREF_GvOqLJR2unKe_10">
    <vt:lpwstr>1016/j.actamat.2020.01.047","ISSN":"1359-6454","journalAbbreviation":"Acta Materialia","language":"en","page":"92-100","source":"ScienceDirect","title":"Explainable Machine Learning Algorithms For Predicting Glass Transition Temperatures","volume":"188","</vt:lpwstr>
  </property>
  <property fmtid="{D5CDD505-2E9C-101B-9397-08002B2CF9AE}" pid="360" name="ZOTERO_BREF_GvOqLJR2unKe_11">
    <vt:lpwstr>author":[{"family":"Alcobaça","given":"Edesio"},{"family":"Mastelini","given":"Saulo Martiello"},{"family":"Botari","given":"Tiago"},{"family":"Pimentel","given":"Bruno Almeida"},{"family":"Cassar","given":"Daniel Roberto"},{"family":"Carvalho","given":"A</vt:lpwstr>
  </property>
  <property fmtid="{D5CDD505-2E9C-101B-9397-08002B2CF9AE}" pid="361" name="ZOTERO_BREF_GvOqLJR2unKe_12">
    <vt:lpwstr>ndré Carlos Ponce Leon Ferreira","non-dropping-particle":"de"},{"family":"Zanotto","given":"Edgar Dutra"}],"issued":{"date-parts":[["2020",4,15]]}}},{"id":5936,"uris":["http://zotero.org/users/1376769/items/PG2PZHCB"],"uri":["http://zotero.org/users/13767</vt:lpwstr>
  </property>
  <property fmtid="{D5CDD505-2E9C-101B-9397-08002B2CF9AE}" pid="362" name="ZOTERO_BREF_GvOqLJR2unKe_13">
    <vt:lpwstr>69/items/PG2PZHCB"],"itemData":{"id":5936,"type":"article-journal","abstract":"With the advent of powerful computer simulation techniques, it is time to move from the widely used knowledge-guided empirical methods to approaches driven by data science, mai</vt:lpwstr>
  </property>
  <property fmtid="{D5CDD505-2E9C-101B-9397-08002B2CF9AE}" pid="363" name="ZOTERO_BREF_GvOqLJR2unKe_14">
    <vt:lpwstr>nly machine learning algorithms. We investigated the predictive performance of three machine learning algorithms for six different glass properties. For such, we used an extensive dataset of about 150,000 oxide glasses, which was segmented into smaller da</vt:lpwstr>
  </property>
  <property fmtid="{D5CDD505-2E9C-101B-9397-08002B2CF9AE}" pid="364" name="ZOTERO_BREF_GvOqLJR2unKe_15">
    <vt:lpwstr>tasets for each property investigated. Using the decision tree induction, k-nearest neighbors, and random forest algorithms, selected from a previous study of six algorithms, we induced predictive models for glass transition temperature, liquidus temperat</vt:lpwstr>
  </property>
  <property fmtid="{D5CDD505-2E9C-101B-9397-08002B2CF9AE}" pid="365" name="ZOTERO_BREF_GvOqLJR2unKe_16">
    <vt:lpwstr>ure, elastic modulus, thermal expansion coefficient, refractive index, and Abbe number. Moreover, each model was induced with default and tuned hyperparameter values. We demonstrate that, apart from the elastic modulus (which had the smallest training dat</vt:lpwstr>
  </property>
  <property fmtid="{D5CDD505-2E9C-101B-9397-08002B2CF9AE}" pid="366" name="ZOTERO_BREF_GvOqLJR2unKe_17">
    <vt:lpwstr>aset), the induced predictive models for the other five properties yield a comparable uncertainty to the usual data spread. However, for glasses with extremely low or high values of these properties, the prediction uncertainty is significantly higher. Fin</vt:lpwstr>
  </property>
  <property fmtid="{D5CDD505-2E9C-101B-9397-08002B2CF9AE}" pid="367" name="ZOTERO_BREF_GvOqLJR2unKe_18">
    <vt:lpwstr>ally, as expected, glasses containing chemical elements that are poorly represented in the training set yielded higher prediction errors. The method developed here calls attention to the success and possible pitfalls of machine learning algorithms. The an</vt:lpwstr>
  </property>
  <property fmtid="{D5CDD505-2E9C-101B-9397-08002B2CF9AE}" pid="368" name="ZOTERO_BREF_GvOqLJR2unKe_19">
    <vt:lpwstr>alysis of the SHAP values indicated the key elements that increase or decrease the value of the modeled properties. It also estimated the maximum possible increase or decrease. Insights gained by this analysis can help empirical compositional tuning and c</vt:lpwstr>
  </property>
  <property fmtid="{D5CDD505-2E9C-101B-9397-08002B2CF9AE}" pid="369" name="ZOTERO_BREF_GvOqLJR2unKe_2">
    <vt:lpwstr>9/items/DXT327VR"],"itemData":{"id":5174,"type":"article-journal","abstract":"Modern technologies demand the development of new glasses with unusual properties. Most of the previous developments occurred by slow, expensive trial-and-error approaches, whic</vt:lpwstr>
  </property>
  <property fmtid="{D5CDD505-2E9C-101B-9397-08002B2CF9AE}" pid="370" name="ZOTERO_BREF_GvOqLJR2unKe_20">
    <vt:lpwstr>omputer-aided inverse design of glass formulations.","container-title":"Ceramics International","DOI":"10.1016/j.ceramint.2021.05.105","ISSN":"0272-8842","journalAbbreviation":"Ceramics International","language":"en","note":"tex.ids= cassar2020predicting\</vt:lpwstr>
  </property>
  <property fmtid="{D5CDD505-2E9C-101B-9397-08002B2CF9AE}" pid="371" name="ZOTERO_BREF_GvOqLJR2unKe_21">
    <vt:lpwstr>narXiv: 2009.03194","source":"ScienceDirect","title":"Predicting and interpreting oxide glass properties by machine learning using large datasets","URL":"https://www.sciencedirect.com/science/article/pii/S0272884221014917","author":[{"family":"Cassar","gi</vt:lpwstr>
  </property>
  <property fmtid="{D5CDD505-2E9C-101B-9397-08002B2CF9AE}" pid="372" name="ZOTERO_BREF_GvOqLJR2unKe_22">
    <vt:lpwstr>ven":"Daniel R."},{"family":"Mastelini","given":"Saulo Martiello"},{"family":"Botari","given":"Tiago"},{"family":"Alcobaça","given":"Edesio"},{"family":"Carvalho","given":"André C. P. L. F.","non-dropping-particle":"de"},{"family":"Zanotto","given":"Edgar</vt:lpwstr>
  </property>
  <property fmtid="{D5CDD505-2E9C-101B-9397-08002B2CF9AE}" pid="373" name="ZOTERO_BREF_GvOqLJR2unKe_23">
    <vt:lpwstr>D."}],"accessed":{"date-parts":[["2021",5,26]]},"issued":{"date-parts":[["2021",5,17]]}}}],"schema":"https://github.com/citation-style-language/schema/raw/master/csl-citation.json"}</vt:lpwstr>
  </property>
  <property fmtid="{D5CDD505-2E9C-101B-9397-08002B2CF9AE}" pid="374" name="ZOTERO_BREF_GvOqLJR2unKe_3">
    <vt:lpwstr>h have produced a considerable amount of data over the past 100 years. By finding patterns in such types of data, Machine Learning (ML) algorithms can extract useful knowledge, providing important insights into composition-property maps. A key step in gla</vt:lpwstr>
  </property>
  <property fmtid="{D5CDD505-2E9C-101B-9397-08002B2CF9AE}" pid="375" name="ZOTERO_BREF_GvOqLJR2unKe_4">
    <vt:lpwstr>ss composition design is to identify their physical-chemical properties, such as the glass transition temperature, Tg. In this paper, we investigate how different ML algorithms can be used to predict the Tg of glasses based on their chemical composition.</vt:lpwstr>
  </property>
  <property fmtid="{D5CDD505-2E9C-101B-9397-08002B2CF9AE}" pid="376" name="ZOTERO_BREF_GvOqLJR2unKe_5">
    <vt:lpwstr>For such, we used a dataset of 43,240 oxide glass compositions, each one with its assigned Tg. Besides, to assess the predictive performance obtained by ML algorithms, we investigated the possible gains by tuning the hyperparameters of these algorithms. T</vt:lpwstr>
  </property>
  <property fmtid="{D5CDD505-2E9C-101B-9397-08002B2CF9AE}" pid="377" name="ZOTERO_BREF_GvOqLJR2unKe_6">
    <vt:lpwstr>he results show that the best ML algorithm for predicting Tg is the Random Forest (RF). One of the main challenges in this task is the prediction of extreme Tg values. To do this, we assessed the predictive performance of the investigated ML algorithms in</vt:lpwstr>
  </property>
  <property fmtid="{D5CDD505-2E9C-101B-9397-08002B2CF9AE}" pid="378" name="ZOTERO_BREF_GvOqLJR2unKe_7">
    <vt:lpwstr>three Tg intervals. For extreme Tg values ( ≤  450 K and  ≥  1150 K), the top-performing algorithm was the k-Nearest Neighbours, closely followed by RF. The induced RF model predicted extreme values of Tg with a Relative Deviation (RD) of 3.5% for glasse</vt:lpwstr>
  </property>
  <property fmtid="{D5CDD505-2E9C-101B-9397-08002B2CF9AE}" pid="379" name="ZOTERO_BREF_GvOqLJR2unKe_8">
    <vt:lpwstr>s with high Tg ( ≥  1150 K), and RD of 7.5% for glasses with very low Tg ( ≤  450 K). Finally, we propose a new visual approach to explain what our RF model learned, highlighting the importance of each chemical element to obtain glasses with extreme Tg. T</vt:lpwstr>
  </property>
  <property fmtid="{D5CDD505-2E9C-101B-9397-08002B2CF9AE}" pid="380" name="ZOTERO_BREF_GvOqLJR2unKe_9">
    <vt:lpwstr>his study can be easily expanded to predict other composition–property combinations and can advantageously replace empirical approaches for developing novel glasses with relevant properties and applications.","container-title":"Acta Materialia","DOI":"10.</vt:lpwstr>
  </property>
  <property fmtid="{D5CDD505-2E9C-101B-9397-08002B2CF9AE}" pid="381" name="ZOTERO_BREF_GyJu5bhRfPp8_1">
    <vt:lpwstr>ZOTERO_ITEM CSL_CITATION {"citationID":"b0e7wKKQ","properties":{"formattedCitation":"[16]","plainCitation":"[16]","noteIndex":0},"citationItems":[{"id":6161,"uris":["http://zotero.org/users/1376769/items/PBCPX2PQ"],"uri":["http://zotero.org/users/1376769/</vt:lpwstr>
  </property>
  <property fmtid="{D5CDD505-2E9C-101B-9397-08002B2CF9AE}" pid="382" name="ZOTERO_BREF_GyJu5bhRfPp8_10">
    <vt:lpwstr>":"ScienceDirect","title":"Predicting and interpreting oxide glass properties by machine learning using large datasets","volume":"47","author":[{"family":"Cassar","given":"Daniel R."},{"family":"Mastelini","given":"Saulo Martiello"},{"family":"Botari","gi</vt:lpwstr>
  </property>
  <property fmtid="{D5CDD505-2E9C-101B-9397-08002B2CF9AE}" pid="383" name="ZOTERO_BREF_GyJu5bhRfPp8_11">
    <vt:lpwstr>ven":"Tiago"},{"family":"Alcobaça","given":"Edesio"},{"family":"Carvalho","given":"André C. P. L. F.","non-dropping-particle":"de"},{"family":"Zanotto","given":"Edgar D."}],"issued":{"date-parts":[["2021",9,1]]}}}],"schema":"https://github.com/citation-st</vt:lpwstr>
  </property>
  <property fmtid="{D5CDD505-2E9C-101B-9397-08002B2CF9AE}" pid="384" name="ZOTERO_BREF_GyJu5bhRfPp8_12">
    <vt:lpwstr>yle-language/schema/raw/master/csl-citation.json"}</vt:lpwstr>
  </property>
  <property fmtid="{D5CDD505-2E9C-101B-9397-08002B2CF9AE}" pid="385" name="ZOTERO_BREF_GyJu5bhRfPp8_2">
    <vt:lpwstr>items/PBCPX2PQ"],"itemData":{"id":6161,"type":"article-journal","abstract":"With the advent of powerful computer simulation techniques, it is time to move from the widely used knowledge-guided empirical methods to approaches driven by data science, mainly</vt:lpwstr>
  </property>
  <property fmtid="{D5CDD505-2E9C-101B-9397-08002B2CF9AE}" pid="386" name="ZOTERO_BREF_GyJu5bhRfPp8_3">
    <vt:lpwstr>machine learning algorithms. We investigated the predictive performance of three machine learning algorithms for six different glass properties. For such, we used an extensive dataset of about 150,000 oxide glasses, which was segmented into smaller datas</vt:lpwstr>
  </property>
  <property fmtid="{D5CDD505-2E9C-101B-9397-08002B2CF9AE}" pid="387" name="ZOTERO_BREF_GyJu5bhRfPp8_4">
    <vt:lpwstr>ets for each property investigated. Using the decision tree induction, k-nearest neighbors, and random forest algorithms, selected from a previous study of six algorithms, we induced predictive models for glass transition temperature, liquidus temperature</vt:lpwstr>
  </property>
  <property fmtid="{D5CDD505-2E9C-101B-9397-08002B2CF9AE}" pid="388" name="ZOTERO_BREF_GyJu5bhRfPp8_5">
    <vt:lpwstr>, elastic modulus, thermal expansion coefficient, refractive index, and Abbe number. Moreover, each model was induced with default and tuned hyperparameter values. We demonstrate that, apart from the elastic modulus (which had the smallest training datase</vt:lpwstr>
  </property>
  <property fmtid="{D5CDD505-2E9C-101B-9397-08002B2CF9AE}" pid="389" name="ZOTERO_BREF_GyJu5bhRfPp8_6">
    <vt:lpwstr>t), the induced predictive models for the other five properties yield a comparable uncertainty to the usual data spread. However, for glasses with extremely low or high values of these properties, the prediction uncertainty is significantly higher. Finall</vt:lpwstr>
  </property>
  <property fmtid="{D5CDD505-2E9C-101B-9397-08002B2CF9AE}" pid="390" name="ZOTERO_BREF_GyJu5bhRfPp8_7">
    <vt:lpwstr>y, as expected, glasses containing chemical elements that are poorly represented in the training set yielded higher prediction errors. The method developed here calls attention to the success and possible pitfalls of machine learning algorithms. The analy</vt:lpwstr>
  </property>
  <property fmtid="{D5CDD505-2E9C-101B-9397-08002B2CF9AE}" pid="391" name="ZOTERO_BREF_GyJu5bhRfPp8_8">
    <vt:lpwstr>sis of the SHAP values indicated the key elements that increase or decrease the value of the modeled properties. It also estimated the maximum possible increase or decrease. Insights gained by this analysis can help empirical compositional tuning and comp</vt:lpwstr>
  </property>
  <property fmtid="{D5CDD505-2E9C-101B-9397-08002B2CF9AE}" pid="392" name="ZOTERO_BREF_GyJu5bhRfPp8_9">
    <vt:lpwstr>uter-aided inverse design of glass formulations.","container-title":"Ceramics International","DOI":"10.1016/j.ceramint.2021.05.105","ISSN":"0272-8842","issue":"17","journalAbbreviation":"Ceramics International","language":"en","page":"23958-23972","source</vt:lpwstr>
  </property>
  <property fmtid="{D5CDD505-2E9C-101B-9397-08002B2CF9AE}" pid="393" name="ZOTERO_BREF_Id3F6UybmCKl_1">
    <vt:lpwstr/>
  </property>
  <property fmtid="{D5CDD505-2E9C-101B-9397-08002B2CF9AE}" pid="394" name="ZOTERO_BREF_J5tSxpuW1Djd_1">
    <vt:lpwstr>ZOTERO_ITEM CSL_CITATION {"citationID":"MrgLPyYe","properties":{"formattedCitation":"[26,27]","plainCitation":"[26,27]","noteIndex":0},"citationItems":[{"id":6594,"uris":["http://zotero.org/users/1376769/items/FW5ECSSE"],"uri":["http://zotero.org/users/13</vt:lpwstr>
  </property>
  <property fmtid="{D5CDD505-2E9C-101B-9397-08002B2CF9AE}" pid="395" name="ZOTERO_BREF_J5tSxpuW1Djd_10">
    <vt:lpwstr>at, while biased, may nevertheless still be used to select the best learning algorithm. We tested both procedures using 12 different algorithms on 115 real-life binary datasets and conclude that using the less computationally costly flat cross-validation</vt:lpwstr>
  </property>
  <property fmtid="{D5CDD505-2E9C-101B-9397-08002B2CF9AE}" pid="396" name="ZOTERO_BREF_J5tSxpuW1Djd_11">
    <vt:lpwstr>procedure will generally result in the selection of an algorithm that is, for all practical purposes, of similar quality to that selected via nested cross-validation, provided the learning algorithms have relatively few hyperparameters to be optimised.","</vt:lpwstr>
  </property>
  <property fmtid="{D5CDD505-2E9C-101B-9397-08002B2CF9AE}" pid="397" name="ZOTERO_BREF_J5tSxpuW1Djd_12">
    <vt:lpwstr>container-title":"Expert Systems with Applications","DOI":"10.1016/j.eswa.2021.115222","ISSN":"0957-4174","journalAbbreviation":"Expert Systems with Applications","language":"en","page":"115222","source":"ScienceDirect","title":"Nested cross-validation wh</vt:lpwstr>
  </property>
  <property fmtid="{D5CDD505-2E9C-101B-9397-08002B2CF9AE}" pid="398" name="ZOTERO_BREF_J5tSxpuW1Djd_13">
    <vt:lpwstr>en selecting classifiers is overzealous for most practical applications","volume":"182","author":[{"family":"Wainer","given":"Jacques"},{"family":"Cawley","given":"Gavin"}],"issued":{"date-parts":[["2021",11,15]]}}}],"schema":"https://github.com/citation-</vt:lpwstr>
  </property>
  <property fmtid="{D5CDD505-2E9C-101B-9397-08002B2CF9AE}" pid="399" name="ZOTERO_BREF_J5tSxpuW1Djd_14">
    <vt:lpwstr>style-language/schema/raw/master/csl-citation.json"}</vt:lpwstr>
  </property>
  <property fmtid="{D5CDD505-2E9C-101B-9397-08002B2CF9AE}" pid="400" name="ZOTERO_BREF_J5tSxpuW1Djd_2">
    <vt:lpwstr>76769/items/FW5ECSSE"],"itemData":{"id":6594,"type":"article-journal","abstract":"We address the problem of selecting and assessing classification and regression models using cross-validation. Current state-of-the-art methods can yield models with high va</vt:lpwstr>
  </property>
  <property fmtid="{D5CDD505-2E9C-101B-9397-08002B2CF9AE}" pid="401" name="ZOTERO_BREF_J5tSxpuW1Djd_3">
    <vt:lpwstr>riance, rendering them unsuitable for a number of practical applications including QSAR. In this paper we describe and evaluate best practices which improve reliability and increase confidence in selected models. A key operational component of the propose</vt:lpwstr>
  </property>
  <property fmtid="{D5CDD505-2E9C-101B-9397-08002B2CF9AE}" pid="402" name="ZOTERO_BREF_J5tSxpuW1Djd_4">
    <vt:lpwstr>d methods is cloud computing which enables routine use of previously infeasible approaches.","container-title":"Journal of Cheminformatics","DOI":"10.1186/1758-2946-6-10","ISSN":"1758-2946","issue":"1","journalAbbreviation":"Journal of Cheminformatics","p</vt:lpwstr>
  </property>
  <property fmtid="{D5CDD505-2E9C-101B-9397-08002B2CF9AE}" pid="403" name="ZOTERO_BREF_J5tSxpuW1Djd_5">
    <vt:lpwstr>age":"10","source":"BioMed Central","title":"Cross-validation pitfalls when selecting and assessing regression and classification models","volume":"6","author":[{"family":"Krstajic","given":"Damjan"},{"family":"Buturovic","given":"Ljubomir J."},{"family":</vt:lpwstr>
  </property>
  <property fmtid="{D5CDD505-2E9C-101B-9397-08002B2CF9AE}" pid="404" name="ZOTERO_BREF_J5tSxpuW1Djd_6">
    <vt:lpwstr>"Leahy","given":"David E."},{"family":"Thomas","given":"Simon"}],"issued":{"date-parts":[["2014",3,29]]}}},{"id":6596,"uris":["http://zotero.org/users/1376769/items/NUI9NFVG"],"uri":["http://zotero.org/users/1376769/items/NUI9NFVG"],"itemData":{"id":6596,</vt:lpwstr>
  </property>
  <property fmtid="{D5CDD505-2E9C-101B-9397-08002B2CF9AE}" pid="405" name="ZOTERO_BREF_J5tSxpuW1Djd_7">
    <vt:lpwstr>"type":"article-journal","abstract":"When selecting a classification algorithm to be applied to a particular problem, one has to simultaneously select the best algorithm for that dataset and the best set of hyperparameters for the chosen model. The usual</vt:lpwstr>
  </property>
  <property fmtid="{D5CDD505-2E9C-101B-9397-08002B2CF9AE}" pid="406" name="ZOTERO_BREF_J5tSxpuW1Djd_8">
    <vt:lpwstr>approach is to apply a nested cross-validation procedure: hyperparameter selection is performed in the inner cross-validation, while the outer cross-validation computes an unbiased estimate of the expected accuracy of the algorithm with cross-validation b</vt:lpwstr>
  </property>
  <property fmtid="{D5CDD505-2E9C-101B-9397-08002B2CF9AE}" pid="407" name="ZOTERO_BREF_J5tSxpuW1Djd_9">
    <vt:lpwstr>ased hyperparameter tuning. The alternative approach, which we shall call “flat cross-validation”, uses a single cross-validation step both to select the optimal hyperparameter values and to provide an estimate of the expected accuracy of the algorithm th</vt:lpwstr>
  </property>
  <property fmtid="{D5CDD505-2E9C-101B-9397-08002B2CF9AE}" pid="408" name="ZOTERO_BREF_KNvWUUph1ZUc_1">
    <vt:lpwstr>ZOTERO_ITEM CSL_CITATION {"citationID":"XOmYb3Vh","properties":{"formattedCitation":"[20]","plainCitation":"[20]","noteIndex":0},"citationItems":[{"id":5929,"uris":["http://zotero.org/users/1376769/items/K69ETBP5"],"uri":["http://zotero.org/users/1376769/</vt:lpwstr>
  </property>
  <property fmtid="{D5CDD505-2E9C-101B-9397-08002B2CF9AE}" pid="409" name="ZOTERO_BREF_KNvWUUph1ZUc_2">
    <vt:lpwstr>items/K69ETBP5"],"itemData":{"id":5929,"type":"article-journal","abstract":"The As–Se glass is a large subgroup in the class of chalcogenide glass, which is widely used in electronics and photonics. Glass transition onset temperature, $$T_{g}$$, is an imp</vt:lpwstr>
  </property>
  <property fmtid="{D5CDD505-2E9C-101B-9397-08002B2CF9AE}" pid="410" name="ZOTERO_BREF_KNvWUUph1ZUc_3">
    <vt:lpwstr>ortant thermal parameter that needs to be considered during manufacturing and practical applications. Numerous experimental and theoretical approaches have been conducted to investigate $$T_{g}$$, but they tend to be resource-intensive and complicated. In</vt:lpwstr>
  </property>
  <property fmtid="{D5CDD505-2E9C-101B-9397-08002B2CF9AE}" pid="411" name="ZOTERO_BREF_KNvWUUph1ZUc_4">
    <vt:lpwstr>this study, we develop the multivariate linear regression model to shed light on the relationship between physical attributes and As$$_{x}$$Se$$_{1-x}$$$$T_{g}$$. The model is simple and highly accurate that contributes to fast estimations of $$T_{g}$$."</vt:lpwstr>
  </property>
  <property fmtid="{D5CDD505-2E9C-101B-9397-08002B2CF9AE}" pid="412" name="ZOTERO_BREF_KNvWUUph1ZUc_5">
    <vt:lpwstr>,"container-title":"International Journal of Thermophysics","DOI":"10.1007/s10765-020-02734-4","ISSN":"1572-9567","issue":"11","journalAbbreviation":"Int J Thermophys","language":"en","page":"149","source":"Springer Link","title":"Predicting As&lt;sub&gt;x&lt;/sub</vt:lpwstr>
  </property>
  <property fmtid="{D5CDD505-2E9C-101B-9397-08002B2CF9AE}" pid="413" name="ZOTERO_BREF_KNvWUUph1ZUc_6">
    <vt:lpwstr>&gt; Se&lt;sub&gt;1 - x&lt;/sub&gt; glass transition onset temperature","volume":"41","author":[{"family":"Zhang","given":"Yun"},{"family":"Xu","given":"Xiaojie"}],"issued":{"date-parts":[["2020",9,2]]}}}],"schema":"https://github.com/citation-style-language/schema/raw/</vt:lpwstr>
  </property>
  <property fmtid="{D5CDD505-2E9C-101B-9397-08002B2CF9AE}" pid="414" name="ZOTERO_BREF_KNvWUUph1ZUc_7">
    <vt:lpwstr>master/csl-citation.json"}</vt:lpwstr>
  </property>
  <property fmtid="{D5CDD505-2E9C-101B-9397-08002B2CF9AE}" pid="415" name="ZOTERO_BREF_NzRzCtKrGdNG_1">
    <vt:lpwstr>ZOTERO_ITEM CSL_CITATION {"citationID":"KrN6NzXR","properties":{"formattedCitation":"[22\\uc0\\u8211{}24]","plainCitation":"[22–24]","noteIndex":0},"citationItems":[{"id":5753,"uris":["http://zotero.org/users/1376769/items/Q9YY9V2X"],"uri":["http://zotero</vt:lpwstr>
  </property>
  <property fmtid="{D5CDD505-2E9C-101B-9397-08002B2CF9AE}" pid="416" name="ZOTERO_BREF_NzRzCtKrGdNG_10">
    <vt:lpwstr>ture.com","title":"Explainable machine-learning predictions for the prevention of hypoxaemia during surgery","volume":"2","author":[{"family":"Lundberg","given":"Scott M."},{"family":"Nair","given":"Bala"},{"family":"Vavilala","given":"Monica S."},{"famil</vt:lpwstr>
  </property>
  <property fmtid="{D5CDD505-2E9C-101B-9397-08002B2CF9AE}" pid="417" name="ZOTERO_BREF_NzRzCtKrGdNG_11">
    <vt:lpwstr>y":"Horibe","given":"Mayumi"},{"family":"Eisses","given":"Michael J."},{"family":"Adams","given":"Trevor"},{"family":"Liston","given":"David E."},{"family":"Low","given":"Daniel King-Wai"},{"family":"Newman","given":"Shu-Fang"},{"family":"Kim","given":"Je</vt:lpwstr>
  </property>
  <property fmtid="{D5CDD505-2E9C-101B-9397-08002B2CF9AE}" pid="418" name="ZOTERO_BREF_NzRzCtKrGdNG_12">
    <vt:lpwstr>rry"},{"family":"Lee","given":"Su-In"}],"issued":{"date-parts":[["2018",10]]}}},{"id":5755,"uris":["http://zotero.org/users/1376769/items/JZXIUDWM"],"uri":["http://zotero.org/users/1376769/items/JZXIUDWM"],"itemData":{"id":5755,"type":"article-journal","a</vt:lpwstr>
  </property>
  <property fmtid="{D5CDD505-2E9C-101B-9397-08002B2CF9AE}" pid="419" name="ZOTERO_BREF_NzRzCtKrGdNG_13">
    <vt:lpwstr>bstract":"Tree-based machine learning models such as random forests, decision trees and gradient boosted trees are popular nonlinear predictive models, yet comparatively little attention has been paid to explaining their predictions. Here we improve the i</vt:lpwstr>
  </property>
  <property fmtid="{D5CDD505-2E9C-101B-9397-08002B2CF9AE}" pid="420" name="ZOTERO_BREF_NzRzCtKrGdNG_14">
    <vt:lpwstr>nterpretability of tree-based models through three main contributions. (1) A polynomial time algorithm to compute optimal explanations based on game theory. (2) A new type of explanation that directly measures local feature interaction effects. (3) A new</vt:lpwstr>
  </property>
  <property fmtid="{D5CDD505-2E9C-101B-9397-08002B2CF9AE}" pid="421" name="ZOTERO_BREF_NzRzCtKrGdNG_15">
    <vt:lpwstr>set of tools for understanding global model structure based on combining many local explanations of each prediction. We apply these tools to three medical machine learning problems and show how combining many high-quality local explanations allows us to r</vt:lpwstr>
  </property>
  <property fmtid="{D5CDD505-2E9C-101B-9397-08002B2CF9AE}" pid="422" name="ZOTERO_BREF_NzRzCtKrGdNG_16">
    <vt:lpwstr>epresent global structure while retaining local faithfulness to the original model. These tools enable us to (1) identify high-magnitude but low-frequency nonlinear mortality risk factors in the US population, (2) highlight distinct population subgroups w</vt:lpwstr>
  </property>
  <property fmtid="{D5CDD505-2E9C-101B-9397-08002B2CF9AE}" pid="423" name="ZOTERO_BREF_NzRzCtKrGdNG_17">
    <vt:lpwstr>ith shared risk characteristics, (3) identify nonlinear interaction effects among risk factors for chronic kidney disease and (4) monitor a machine learning model deployed in a hospital by identifying which features are degrading the model’s performance o</vt:lpwstr>
  </property>
  <property fmtid="{D5CDD505-2E9C-101B-9397-08002B2CF9AE}" pid="424" name="ZOTERO_BREF_NzRzCtKrGdNG_18">
    <vt:lpwstr>ver time. Given the popularity of tree-based machine learning models, these improvements to their interpretability have implications across a broad set of domains. Tree-based machine learning models are widely used in domains such as healthcare, finance a</vt:lpwstr>
  </property>
  <property fmtid="{D5CDD505-2E9C-101B-9397-08002B2CF9AE}" pid="425" name="ZOTERO_BREF_NzRzCtKrGdNG_19">
    <vt:lpwstr>nd public services. The authors present an explanation method for trees that enables the computation of optimal local explanations for individual predictions, and demonstrate their method on three medical datasets.","container-title":"Nature Machine Intel</vt:lpwstr>
  </property>
  <property fmtid="{D5CDD505-2E9C-101B-9397-08002B2CF9AE}" pid="426" name="ZOTERO_BREF_NzRzCtKrGdNG_2">
    <vt:lpwstr>.org/users/1376769/items/Q9YY9V2X"],"itemData":{"id":5753,"type":"article-journal","container-title":"Advances in Neural Information Processing Systems","language":"en","page":"4765-4774","source":"proceedings.neurips.cc","title":"A unified approach to in</vt:lpwstr>
  </property>
  <property fmtid="{D5CDD505-2E9C-101B-9397-08002B2CF9AE}" pid="427" name="ZOTERO_BREF_NzRzCtKrGdNG_20">
    <vt:lpwstr>ligence","DOI":"10.1038/s42256-019-0138-9","ISSN":"2522-5839","issue":"1","language":"en","note":"number: 1\npublisher: Nature Publishing Group","page":"56-67","source":"www.nature.com","title":"From local explanations to global understanding with explain</vt:lpwstr>
  </property>
  <property fmtid="{D5CDD505-2E9C-101B-9397-08002B2CF9AE}" pid="428" name="ZOTERO_BREF_NzRzCtKrGdNG_21">
    <vt:lpwstr>able AI for trees","volume":"2","author":[{"family":"Lundberg","given":"Scott M."},{"family":"Erion","given":"Gabriel"},{"family":"Chen","given":"Hugh"},{"family":"DeGrave","given":"Alex"},{"family":"Prutkin","given":"Jordan M."},{"family":"Nair","given":</vt:lpwstr>
  </property>
  <property fmtid="{D5CDD505-2E9C-101B-9397-08002B2CF9AE}" pid="429" name="ZOTERO_BREF_NzRzCtKrGdNG_22">
    <vt:lpwstr>"Bala"},{"family":"Katz","given":"Ronit"},{"family":"Himmelfarb","given":"Jonathan"},{"family":"Bansal","given":"Nisha"},{"family":"Lee","given":"Su-In"}],"issued":{"date-parts":[["2020",1]]}}}],"schema":"https://github.com/citation-style-language/schema/</vt:lpwstr>
  </property>
  <property fmtid="{D5CDD505-2E9C-101B-9397-08002B2CF9AE}" pid="430" name="ZOTERO_BREF_NzRzCtKrGdNG_23">
    <vt:lpwstr>raw/master/csl-citation.json"}</vt:lpwstr>
  </property>
  <property fmtid="{D5CDD505-2E9C-101B-9397-08002B2CF9AE}" pid="431" name="ZOTERO_BREF_NzRzCtKrGdNG_3">
    <vt:lpwstr>terpreting model predictions","volume":"30","author":[{"family":"Lundberg","given":"Scott M."},{"family":"Lee","given":"Su-In"}],"issued":{"date-parts":[["2017"]]}}},{"id":5758,"uris":["http://zotero.org/users/1376769/items/9T3K2AP8"],"uri":["http://zoter</vt:lpwstr>
  </property>
  <property fmtid="{D5CDD505-2E9C-101B-9397-08002B2CF9AE}" pid="432" name="ZOTERO_BREF_NzRzCtKrGdNG_4">
    <vt:lpwstr>o.org/users/1376769/items/9T3K2AP8"],"itemData":{"id":5758,"type":"article-journal","abstract":"Although anaesthesiologists strive to avoid hypoxaemia during surgery, reliably predicting future intraoperative hypoxaemia is not possible at present. Here, w</vt:lpwstr>
  </property>
  <property fmtid="{D5CDD505-2E9C-101B-9397-08002B2CF9AE}" pid="433" name="ZOTERO_BREF_NzRzCtKrGdNG_5">
    <vt:lpwstr>e report the development and testing of a machine-learning-based system that predicts the risk of hypoxaemia and provides explanations of the risk factors in real time during general anaesthesia. The system, which was trained on minute-by-minute data from</vt:lpwstr>
  </property>
  <property fmtid="{D5CDD505-2E9C-101B-9397-08002B2CF9AE}" pid="434" name="ZOTERO_BREF_NzRzCtKrGdNG_6">
    <vt:lpwstr>the electronic medical records of over 50,000 surgeries, improved the performance of anaesthesiologists by providing interpretable hypoxaemia risks and contributing factors. The explanations for the predictions are broadly consistent with the literature</vt:lpwstr>
  </property>
  <property fmtid="{D5CDD505-2E9C-101B-9397-08002B2CF9AE}" pid="435" name="ZOTERO_BREF_NzRzCtKrGdNG_7">
    <vt:lpwstr>and with prior knowledge from anaesthesiologists. Our results suggest that if anaesthesiologists currently anticipate 15% of hypoxaemia events, with the assistance of this system they could anticipate 30%, a large portion of which may benefit from early i</vt:lpwstr>
  </property>
  <property fmtid="{D5CDD505-2E9C-101B-9397-08002B2CF9AE}" pid="436" name="ZOTERO_BREF_NzRzCtKrGdNG_8">
    <vt:lpwstr>ntervention because they are associated with modifiable factors. The system can help improve the clinical understanding of hypoxaemia risk during anaesthesia care by providing general insights into the exact changes in risk induced by certain characterist</vt:lpwstr>
  </property>
  <property fmtid="{D5CDD505-2E9C-101B-9397-08002B2CF9AE}" pid="437" name="ZOTERO_BREF_NzRzCtKrGdNG_9">
    <vt:lpwstr>ics of the patient or procedure.","container-title":"Nature Biomedical Engineering","DOI":"10.1038/s41551-018-0304-0","ISSN":"2157-846X","issue":"10","language":"en","note":"number: 10\npublisher: Nature Publishing Group","page":"749-760","source":"www.na</vt:lpwstr>
  </property>
  <property fmtid="{D5CDD505-2E9C-101B-9397-08002B2CF9AE}" pid="438" name="ZOTERO_BREF_OrX2gitQegGq_1">
    <vt:lpwstr>ZOTERO_ITEM CSL_CITATION {"citationID":"ssAvKCD5","properties":{"formattedCitation":"[8]","plainCitation":"[8]","noteIndex":0},"citationItems":[{"id":5174,"uris":["http://zotero.org/users/1376769/items/DXT327VR"],"uri":["http://zotero.org/users/1376769/it</vt:lpwstr>
  </property>
  <property fmtid="{D5CDD505-2E9C-101B-9397-08002B2CF9AE}" pid="439" name="ZOTERO_BREF_OrX2gitQegGq_10">
    <vt:lpwstr>/j.actamat.2020.01.047","ISSN":"1359-6454","journalAbbreviation":"Acta Materialia","language":"en","page":"92-100","source":"ScienceDirect","title":"Explainable machine learning algorithms for predicting glass transition temperatures","volume":"188","auth</vt:lpwstr>
  </property>
  <property fmtid="{D5CDD505-2E9C-101B-9397-08002B2CF9AE}" pid="440" name="ZOTERO_BREF_OrX2gitQegGq_11">
    <vt:lpwstr>or":[{"family":"Alcobaça","given":"Edesio"},{"family":"Mastelini","given":"Saulo Martiello"},{"family":"Botari","given":"Tiago"},{"family":"Pimentel","given":"Bruno Almeida"},{"family":"Cassar","given":"Daniel Roberto"},{"family":"Carvalho","given":"André</vt:lpwstr>
  </property>
  <property fmtid="{D5CDD505-2E9C-101B-9397-08002B2CF9AE}" pid="441" name="ZOTERO_BREF_OrX2gitQegGq_12">
    <vt:lpwstr>Carlos Ponce Leon Ferreira","non-dropping-particle":"de"},{"family":"Zanotto","given":"Edgar Dutra"}],"issued":{"date-parts":[["2020",4,15]]}}}],"schema":"https://github.com/citation-style-language/schema/raw/master/csl-citation.json"}</vt:lpwstr>
  </property>
  <property fmtid="{D5CDD505-2E9C-101B-9397-08002B2CF9AE}" pid="442" name="ZOTERO_BREF_OrX2gitQegGq_2">
    <vt:lpwstr>ems/DXT327VR"],"itemData":{"id":5174,"type":"article-journal","abstract":"Modern technologies demand the development of new glasses with unusual properties. Most of the previous developments occurred by slow, expensive trial-and-error approaches, which ha</vt:lpwstr>
  </property>
  <property fmtid="{D5CDD505-2E9C-101B-9397-08002B2CF9AE}" pid="443" name="ZOTERO_BREF_OrX2gitQegGq_3">
    <vt:lpwstr>ve produced a considerable amount of data over the past 100 years. By finding patterns in such types of data, Machine Learning (ML) algorithms can extract useful knowledge, providing important insights into composition-property maps. A key step in glass c</vt:lpwstr>
  </property>
  <property fmtid="{D5CDD505-2E9C-101B-9397-08002B2CF9AE}" pid="444" name="ZOTERO_BREF_OrX2gitQegGq_4">
    <vt:lpwstr>omposition design is to identify their physical-chemical properties, such as the glass transition temperature, Tg. In this paper, we investigate how different ML algorithms can be used to predict the Tg of glasses based on their chemical composition. For</vt:lpwstr>
  </property>
  <property fmtid="{D5CDD505-2E9C-101B-9397-08002B2CF9AE}" pid="445" name="ZOTERO_BREF_OrX2gitQegGq_5">
    <vt:lpwstr>such, we used a dataset of 43,240 oxide glass compositions, each one with its assigned Tg. Besides, to assess the predictive performance obtained by ML algorithms, we investigated the possible gains by tuning the hyperparameters of these algorithms. The r</vt:lpwstr>
  </property>
  <property fmtid="{D5CDD505-2E9C-101B-9397-08002B2CF9AE}" pid="446" name="ZOTERO_BREF_OrX2gitQegGq_6">
    <vt:lpwstr>esults show that the best ML algorithm for predicting Tg is the Random Forest (RF). One of the main challenges in this task is the prediction of extreme Tg values. To do this, we assessed the predictive performance of the investigated ML algorithms in thr</vt:lpwstr>
  </property>
  <property fmtid="{D5CDD505-2E9C-101B-9397-08002B2CF9AE}" pid="447" name="ZOTERO_BREF_OrX2gitQegGq_7">
    <vt:lpwstr>ee Tg intervals. For extreme Tg values ( ≤  450 K and  ≥  1150 K), the top-performing algorithm was the k-Nearest Neighbours, closely followed by RF. The induced RF model predicted extreme values of Tg with a Relative Deviation (RD) of 3.5% for glasses wi</vt:lpwstr>
  </property>
  <property fmtid="{D5CDD505-2E9C-101B-9397-08002B2CF9AE}" pid="448" name="ZOTERO_BREF_OrX2gitQegGq_8">
    <vt:lpwstr>th high Tg ( ≥  1150 K), and RD of 7.5% for glasses with very low Tg ( ≤  450 K). Finally, we propose a new visual approach to explain what our RF model learned, highlighting the importance of each chemical element to obtain glasses with extreme Tg. This</vt:lpwstr>
  </property>
  <property fmtid="{D5CDD505-2E9C-101B-9397-08002B2CF9AE}" pid="449" name="ZOTERO_BREF_OrX2gitQegGq_9">
    <vt:lpwstr>study can be easily expanded to predict other composition–property combinations and can advantageously replace empirical approaches for developing novel glasses with relevant properties and applications.","container-title":"Acta Materialia","DOI":"10.1016</vt:lpwstr>
  </property>
  <property fmtid="{D5CDD505-2E9C-101B-9397-08002B2CF9AE}" pid="450" name="ZOTERO_BREF_P39gQdYs2dBo_1">
    <vt:lpwstr>ZOTERO_ITEM CSL_CITATION {"citationID":"43iWqwMg","properties":{"formattedCitation":"[2]","plainCitation":"[2]","noteIndex":0},"citationItems":[{"id":2988,"uris":["http://zotero.org/users/1376769/items/XUVIBAM4"],"uri":["http://zotero.org/users/1376769/it</vt:lpwstr>
  </property>
  <property fmtid="{D5CDD505-2E9C-101B-9397-08002B2CF9AE}" pid="451" name="ZOTERO_BREF_P39gQdYs2dBo_2">
    <vt:lpwstr>ems/XUVIBAM4"],"itemData":{"id":2988,"type":"chapter","container-title":"Relaxation in complex systems","event-place":"Springfield","page":"3-12","publisher":"Naval Research Laboratory","publisher-place":"Springfield","source":"Google Scholar","title":"St</vt:lpwstr>
  </property>
  <property fmtid="{D5CDD505-2E9C-101B-9397-08002B2CF9AE}" pid="452" name="ZOTERO_BREF_P39gQdYs2dBo_3">
    <vt:lpwstr>rong and fragile liquids","author":[{"family":"Angell","given":"C. A."}],"editor":[{"family":"Ngai","given":"K. L."},{"family":"Wright","given":"G. B."}],"issued":{"date-parts":[["1985"]]}}}],"schema":"https://github.com/citation-style-language/schema/raw</vt:lpwstr>
  </property>
  <property fmtid="{D5CDD505-2E9C-101B-9397-08002B2CF9AE}" pid="453" name="ZOTERO_BREF_P39gQdYs2dBo_4">
    <vt:lpwstr>/master/csl-citation.json"}</vt:lpwstr>
  </property>
  <property fmtid="{D5CDD505-2E9C-101B-9397-08002B2CF9AE}" pid="454" name="ZOTERO_BREF_PbnHz3q2nju6_1">
    <vt:lpwstr>ZOTERO_ITEM CSL_CITATION {"citationID":"4DBs0CT2","properties":{"formattedCitation":"[29,30]","plainCitation":"[29,30]","noteIndex":0},"citationItems":[{"id":5933,"uris":["http://zotero.org/users/1376769/items/VRQ42LAN"],"uri":["http://zotero.org/users/13</vt:lpwstr>
  </property>
  <property fmtid="{D5CDD505-2E9C-101B-9397-08002B2CF9AE}" pid="455" name="ZOTERO_BREF_PbnHz3q2nju6_10">
    <vt:lpwstr>versarial entity to craft an arbitrary desired explanation. Our approach can be used to scaffold any biased classifier in such a way that its predictions on the input data distribution still remain biased, but the post hoc explanations of the scaffolded c</vt:lpwstr>
  </property>
  <property fmtid="{D5CDD505-2E9C-101B-9397-08002B2CF9AE}" pid="456" name="ZOTERO_BREF_PbnHz3q2nju6_11">
    <vt:lpwstr>lassifier look innocuous. Using extensive evaluation with multiple real-world datasets (including COMPAS), we demonstrate how extremely biased (racist) classifiers crafted by our framework can easily fool popular explanation techniques such as LIME and SH</vt:lpwstr>
  </property>
  <property fmtid="{D5CDD505-2E9C-101B-9397-08002B2CF9AE}" pid="457" name="ZOTERO_BREF_PbnHz3q2nju6_12">
    <vt:lpwstr>AP into generating innocuous explanations which do not reflect the underlying biases.","container-title":"arXiv:1911.02508 [cs, stat]","note":"arXiv: 1911.02508","source":"arXiv.org","title":"Fooling LIME and SHAP: adversarial attacks on post hoc explanat</vt:lpwstr>
  </property>
  <property fmtid="{D5CDD505-2E9C-101B-9397-08002B2CF9AE}" pid="458" name="ZOTERO_BREF_PbnHz3q2nju6_13">
    <vt:lpwstr>ion methods","title-short":"Fooling lime and shap","URL":"http://arxiv.org/abs/1911.02508","author":[{"family":"Slack","given":"Dylan"},{"family":"Hilgard","given":"Sophie"},{"family":"Jia","given":"Emily"},{"family":"Singh","given":"Sameer"},{"family":"L</vt:lpwstr>
  </property>
  <property fmtid="{D5CDD505-2E9C-101B-9397-08002B2CF9AE}" pid="459" name="ZOTERO_BREF_PbnHz3q2nju6_14">
    <vt:lpwstr>akkaraju","given":"Himabindu"}],"accessed":{"date-parts":[["2021",5,13]]},"issued":{"date-parts":[["2020",2,3]]}}}],"schema":"https://github.com/citation-style-language/schema/raw/master/csl-citation.json"}</vt:lpwstr>
  </property>
  <property fmtid="{D5CDD505-2E9C-101B-9397-08002B2CF9AE}" pid="460" name="ZOTERO_BREF_PbnHz3q2nju6_2">
    <vt:lpwstr>76769/items/VRQ42LAN"],"itemData":{"id":5933,"type":"article-journal","abstract":"The widespread adoption of black-box models in Artificial Intelligence has enhanced the need for explanation methods to reveal how these obscure models reach specific decisi</vt:lpwstr>
  </property>
  <property fmtid="{D5CDD505-2E9C-101B-9397-08002B2CF9AE}" pid="461" name="ZOTERO_BREF_PbnHz3q2nju6_3">
    <vt:lpwstr>ons. Retrieving explanations is fundamental to unveil possible biases and to resolve practical or ethical issues. Nowadays, the literature is full of methods with different explanations. We provide a categorization of explanation methods based on the type</vt:lpwstr>
  </property>
  <property fmtid="{D5CDD505-2E9C-101B-9397-08002B2CF9AE}" pid="462" name="ZOTERO_BREF_PbnHz3q2nju6_4">
    <vt:lpwstr>of explanation returned. We present the most recent and widely used explainers, and we show a visual comparison among explanations and a quantitative benchmarking.","container-title":"arXiv:2102.13076 [cs]","note":"arXiv: 2102.13076","source":"arXiv.org"</vt:lpwstr>
  </property>
  <property fmtid="{D5CDD505-2E9C-101B-9397-08002B2CF9AE}" pid="463" name="ZOTERO_BREF_PbnHz3q2nju6_5">
    <vt:lpwstr>,"title":"Benchmarking and survey of explanation methods for black box models","URL":"http://arxiv.org/abs/2102.13076","author":[{"family":"Bodria","given":"Francesco"},{"family":"Giannotti","given":"Fosca"},{"family":"Guidotti","given":"Riccardo"},{"fami</vt:lpwstr>
  </property>
  <property fmtid="{D5CDD505-2E9C-101B-9397-08002B2CF9AE}" pid="464" name="ZOTERO_BREF_PbnHz3q2nju6_6">
    <vt:lpwstr>ly":"Naretto","given":"Francesca"},{"family":"Pedreschi","given":"Dino"},{"family":"Rinzivillo","given":"Salvatore"}],"accessed":{"date-parts":[["2021",5,13]]},"issued":{"date-parts":[["2021",2,25]]}}},{"id":5931,"uris":["http://zotero.org/users/1376769/i</vt:lpwstr>
  </property>
  <property fmtid="{D5CDD505-2E9C-101B-9397-08002B2CF9AE}" pid="465" name="ZOTERO_BREF_PbnHz3q2nju6_7">
    <vt:lpwstr>tems/I2RWDMXU"],"uri":["http://zotero.org/users/1376769/items/I2RWDMXU"],"itemData":{"id":5931,"type":"article-journal","abstract":"As machine learning black boxes are increasingly being deployed in domains such as healthcare and criminal justice, there i</vt:lpwstr>
  </property>
  <property fmtid="{D5CDD505-2E9C-101B-9397-08002B2CF9AE}" pid="466" name="ZOTERO_BREF_PbnHz3q2nju6_8">
    <vt:lpwstr>s growing emphasis on building tools and techniques for explaining these black boxes in an interpretable manner. Such explanations are being leveraged by domain experts to diagnose systematic errors and underlying biases of black boxes. In this paper, we</vt:lpwstr>
  </property>
  <property fmtid="{D5CDD505-2E9C-101B-9397-08002B2CF9AE}" pid="467" name="ZOTERO_BREF_PbnHz3q2nju6_9">
    <vt:lpwstr>demonstrate that post hoc explanations techniques that rely on input perturbations, such as LIME and SHAP, are not reliable. Specifically, we propose a novel scaffolding technique that effectively hides the biases of any given classifier by allowing an ad</vt:lpwstr>
  </property>
  <property fmtid="{D5CDD505-2E9C-101B-9397-08002B2CF9AE}" pid="468" name="ZOTERO_BREF_QboBjyggoY9e_1">
    <vt:lpwstr>ZOTERO_ITEM CSL_CITATION {"citationID":"rvKb90np","properties":{"formattedCitation":"[21]","plainCitation":"[21]","noteIndex":0},"citationItems":[{"id":6589,"uris":["http://zotero.org/users/1376769/items/2SRU6PYI"],"uri":["http://zotero.org/users/1376769/</vt:lpwstr>
  </property>
  <property fmtid="{D5CDD505-2E9C-101B-9397-08002B2CF9AE}" pid="469" name="ZOTERO_BREF_QboBjyggoY9e_10">
    <vt:lpwstr>rary","title":"Deep machine learning unravels the structural origin of mid-gap states in chalcogenide glass for high-density memory integration","volume":"4","author":[{"family":"Xu","given":"Meng"},{"family":"Xu","given":"Ming"},{"family":"Miao","given":</vt:lpwstr>
  </property>
  <property fmtid="{D5CDD505-2E9C-101B-9397-08002B2CF9AE}" pid="470" name="ZOTERO_BREF_QboBjyggoY9e_11">
    <vt:lpwstr>"Xiangshui"}],"issued":{"date-parts":[["2022"]]}}}],"schema":"https://github.com/citation-style-language/schema/raw/master/csl-citation.json"}</vt:lpwstr>
  </property>
  <property fmtid="{D5CDD505-2E9C-101B-9397-08002B2CF9AE}" pid="471" name="ZOTERO_BREF_QboBjyggoY9e_2">
    <vt:lpwstr>items/2SRU6PYI"],"itemData":{"id":6589,"type":"article-journal","abstract":"The recent development of three-dimensional semiconductor integration technology demands a key component—the ovonic threshold switching (OTS) selector to suppress the current leak</vt:lpwstr>
  </property>
  <property fmtid="{D5CDD505-2E9C-101B-9397-08002B2CF9AE}" pid="472" name="ZOTERO_BREF_QboBjyggoY9e_3">
    <vt:lpwstr>age in the high-density memory chips. Yet, the unsatisfactory performance of existing OTS materials becomes the bottleneck of the industrial advancement. The sluggish development of OTS materials, which are usually made from chalcogenide glass, should be</vt:lpwstr>
  </property>
  <property fmtid="{D5CDD505-2E9C-101B-9397-08002B2CF9AE}" pid="473" name="ZOTERO_BREF_QboBjyggoY9e_4">
    <vt:lpwstr>largely attributed to the insufficient understanding of the electronic structure in these materials, despite of intensive research in the past decade. Due to the heavy first-principles computation on disordered systems, a universal theory to explain the o</vt:lpwstr>
  </property>
  <property fmtid="{D5CDD505-2E9C-101B-9397-08002B2CF9AE}" pid="474" name="ZOTERO_BREF_QboBjyggoY9e_5">
    <vt:lpwstr>rigin of mid-gap states (MGS), which are the key feature leading to the OTS behavior, is still lacking. To avoid the formidable computational tasks, we adopt machine learning method to understand and predict MGS in typical OTS materials. We build hundreds</vt:lpwstr>
  </property>
  <property fmtid="{D5CDD505-2E9C-101B-9397-08002B2CF9AE}" pid="475" name="ZOTERO_BREF_QboBjyggoY9e_6">
    <vt:lpwstr>of chalcogenide glass models and collect major structural features from both short-range order (SRO) and medium-range order (MRO) of the amorphous cells. After training the artificial neural network using these features, the accuracy has reached 95% when</vt:lpwstr>
  </property>
  <property fmtid="{D5CDD505-2E9C-101B-9397-08002B2CF9AE}" pid="476" name="ZOTERO_BREF_QboBjyggoY9e_7">
    <vt:lpwstr>it recognizes MGS in new glass. By analyzing the synaptic weights of the input structural features, we discover that the bonding and coordination environments from SRO and particularly MRO are closely related to MGS. The trained model could be used in ma</vt:lpwstr>
  </property>
  <property fmtid="{D5CDD505-2E9C-101B-9397-08002B2CF9AE}" pid="477" name="ZOTERO_BREF_QboBjyggoY9e_8">
    <vt:lpwstr>ny other OTS chalcogenides after minor modification. The intelligent machine learning allows us to understand the OTS mechanism from vast amount of structural data without heavy computational tasks, providing a new strategy to design functional amorphous</vt:lpwstr>
  </property>
  <property fmtid="{D5CDD505-2E9C-101B-9397-08002B2CF9AE}" pid="478" name="ZOTERO_BREF_QboBjyggoY9e_9">
    <vt:lpwstr>materials from first principles.","container-title":"InfoMat","DOI":"10.1002/inf2.12315","ISSN":"2567-3165","issue":"6","language":"en","note":"_eprint: https://onlinelibrary.wiley.com/doi/pdf/10.1002/inf2.12315","page":"e12315","source":"Wiley Online Lib</vt:lpwstr>
  </property>
  <property fmtid="{D5CDD505-2E9C-101B-9397-08002B2CF9AE}" pid="479" name="ZOTERO_BREF_R1sMkpI2O3IB_1">
    <vt:lpwstr>ZOTERO_BIBL {"uncited":[],"omitted":[],"custom":[]} CSL_BIBLIOGRAPHY</vt:lpwstr>
  </property>
  <property fmtid="{D5CDD505-2E9C-101B-9397-08002B2CF9AE}" pid="480" name="ZOTERO_BREF_R7L8J6a09mmG_1">
    <vt:lpwstr>ZOTERO_BIBL {"uncited":[],"omitted":[],"custom":[]} CSL_BIBLIOGRAPHY</vt:lpwstr>
  </property>
  <property fmtid="{D5CDD505-2E9C-101B-9397-08002B2CF9AE}" pid="481" name="ZOTERO_BREF_RWl9igLYfuv2_1">
    <vt:lpwstr/>
  </property>
  <property fmtid="{D5CDD505-2E9C-101B-9397-08002B2CF9AE}" pid="482" name="ZOTERO_BREF_S0ikAkXEHbRX_1">
    <vt:lpwstr>ZOTERO_ITEM CSL_CITATION {"citationID":"wvLEv64M","properties":{"formattedCitation":"[4]","plainCitation":"[4]","noteIndex":0},"citationItems":[{"id":5984,"uris":["http://zotero.org/users/1376769/items/5KFSHK7N"],"uri":["http://zotero.org/users/1376769/it</vt:lpwstr>
  </property>
  <property fmtid="{D5CDD505-2E9C-101B-9397-08002B2CF9AE}" pid="483" name="ZOTERO_BREF_S0ikAkXEHbRX_10">
    <vt:lpwstr>amily":"Rüssel","given":"Christian"},{"family":"Dai","given":"Shixun"}],"issued":{"date-parts":[["2018",4,1]]}}}],"schema":"https://github.com/citation-style-language/schema/raw/master/csl-citation.json"}</vt:lpwstr>
  </property>
  <property fmtid="{D5CDD505-2E9C-101B-9397-08002B2CF9AE}" pid="484" name="ZOTERO_BREF_S0ikAkXEHbRX_2">
    <vt:lpwstr>ems/5KFSHK7N"],"itemData":{"id":5984,"type":"article-journal","abstract":"Chalcogenide glasses are defined as a new category of non-crystalline solids on the basis of their characteristic covalent bonds and unique properties, such as broad infrared transm</vt:lpwstr>
  </property>
  <property fmtid="{D5CDD505-2E9C-101B-9397-08002B2CF9AE}" pid="485" name="ZOTERO_BREF_S0ikAkXEHbRX_3">
    <vt:lpwstr>ission window, low maximum phonon energy, high optical nonlinearity, semiconductivity, and photosensitivity. Inspired by the great successes that have been achieved in the development of oxide glass-ceramics, functionalized chalcogenide glass-ceramics hav</vt:lpwstr>
  </property>
  <property fmtid="{D5CDD505-2E9C-101B-9397-08002B2CF9AE}" pid="486" name="ZOTERO_BREF_S0ikAkXEHbRX_4">
    <vt:lpwstr>e received intensive research attention. Moreover, the inherent properties of chalcogenide glasses have been explored and modified through controlled crystallization, to generate novel and unique features. This review aims to present a critical overview o</vt:lpwstr>
  </property>
  <property fmtid="{D5CDD505-2E9C-101B-9397-08002B2CF9AE}" pid="487" name="ZOTERO_BREF_S0ikAkXEHbRX_5">
    <vt:lpwstr>f the current state of the art in the controllable fabrication of functionalized chalcogenide glass-ceramics. The first section provides a brief introduction to chalcogenide glasses and glass-ceramics. The succeeding sections detail the fabrication strate</vt:lpwstr>
  </property>
  <property fmtid="{D5CDD505-2E9C-101B-9397-08002B2CF9AE}" pid="488" name="ZOTERO_BREF_S0ikAkXEHbRX_6">
    <vt:lpwstr>gies of chalcogenide glass-ceramics with various functions through different precipitated crystals and microstructures. This review provides a discussion of the mechanism that underlie the resultant properties of chalcogenide glass-ceramics. Furthermore,</vt:lpwstr>
  </property>
  <property fmtid="{D5CDD505-2E9C-101B-9397-08002B2CF9AE}" pid="489" name="ZOTERO_BREF_S0ikAkXEHbRX_7">
    <vt:lpwstr>the crystallization mechanisms of chalcogenide glasses are discussed through the comparison of molecular-scale and nanoscale phase separation assisted crystallization mechanisms in oxide and oxyfluoride glasses. Finally, the remain section presents the ke</vt:lpwstr>
  </property>
  <property fmtid="{D5CDD505-2E9C-101B-9397-08002B2CF9AE}" pid="490" name="ZOTERO_BREF_S0ikAkXEHbRX_8">
    <vt:lpwstr>y questions that remain unanswered, as well as provide perspectives on the future research trends.","container-title":"Progress in Materials Science","DOI":"10.1016/j.pmatsci.2017.11.001","ISSN":"0079-6425","journalAbbreviation":"Progress in Materials Sci</vt:lpwstr>
  </property>
  <property fmtid="{D5CDD505-2E9C-101B-9397-08002B2CF9AE}" pid="491" name="ZOTERO_BREF_S0ikAkXEHbRX_9">
    <vt:lpwstr>ence","language":"en","page":"1-44","source":"ScienceDirect","title":"Chalcogenide glass-ceramics: Functional design and crystallization mechanism","title-short":"Chalcogenide glass-ceramics","volume":"93","author":[{"family":"Lin","given":"Changgui"},{"f</vt:lpwstr>
  </property>
  <property fmtid="{D5CDD505-2E9C-101B-9397-08002B2CF9AE}" pid="492" name="ZOTERO_BREF_Tsprq5j17lEN_1">
    <vt:lpwstr/>
  </property>
  <property fmtid="{D5CDD505-2E9C-101B-9397-08002B2CF9AE}" pid="493" name="ZOTERO_BREF_U7z2B7u7MoGb_1">
    <vt:lpwstr>ZOTERO_ITEM CSL_CITATION {"citationID":"KWV99Sce","properties":{"formattedCitation":"[7]","plainCitation":"[7]","noteIndex":0},"citationItems":[{"id":5036,"uris":["http://zotero.org/users/1376769/items/V3RAUIKB"],"uri":["http://zotero.org/users/1376769/it</vt:lpwstr>
  </property>
  <property fmtid="{D5CDD505-2E9C-101B-9397-08002B2CF9AE}" pid="494" name="ZOTERO_BREF_U7z2B7u7MoGb_2">
    <vt:lpwstr>ems/V3RAUIKB"],"itemData":{"id":5036,"type":"chapter","abstract":"With abundant composition-dependent glass properties data of good quality, machine learning-based models can enable the development of glass compositions with desired properties such as liq</vt:lpwstr>
  </property>
  <property fmtid="{D5CDD505-2E9C-101B-9397-08002B2CF9AE}" pid="495" name="ZOTERO_BREF_U7z2B7u7MoGb_3">
    <vt:lpwstr>uidus temperature, viscosity, and Young's modulus using much fewer experiments than would otherwise be needed in a purely experimental exploratory research. In particular, research companies with long track records of exploratory research are in the uniqu</vt:lpwstr>
  </property>
  <property fmtid="{D5CDD505-2E9C-101B-9397-08002B2CF9AE}" pid="496" name="ZOTERO_BREF_U7z2B7u7MoGb_4">
    <vt:lpwstr>e position to capitalize on data-driven models by compiling their earlier internal experiments for research and product development. In this chapter, we demonstrate how Corning has used this unique advantage to develop models based on neural networks and</vt:lpwstr>
  </property>
  <property fmtid="{D5CDD505-2E9C-101B-9397-08002B2CF9AE}" pid="497" name="ZOTERO_BREF_U7z2B7u7MoGb_5">
    <vt:lpwstr>genetic algorithms to predict compositions that will yield a desired liquidus temperature as well as viscosity, Young's modulus, compressive stress, and depth of layer.","collection-title":"Springer Handbooks","container-title":"Springer Handbook of Glass</vt:lpwstr>
  </property>
  <property fmtid="{D5CDD505-2E9C-101B-9397-08002B2CF9AE}" pid="498" name="ZOTERO_BREF_U7z2B7u7MoGb_6">
    <vt:lpwstr>","event-place":"Cham","ISBN":"978-3-319-93728-1","language":"en","page":"1157-1192","publisher":"Springer International Publishing","publisher-place":"Cham","source":"Springer Link","title":"Machine learning for glass modeling","author":[{"family":"Tandi</vt:lpwstr>
  </property>
  <property fmtid="{D5CDD505-2E9C-101B-9397-08002B2CF9AE}" pid="499" name="ZOTERO_BREF_U7z2B7u7MoGb_7">
    <vt:lpwstr>a","given":"Adama"},{"family":"Onbasli","given":"Mehmet C."},{"family":"Mauro","given":"John C."}],"editor":[{"family":"Musgraves","given":"J. David"},{"family":"Hu","given":"Juejun"},{"family":"Calvez","given":"Laurent"}],"accessed":{"date-parts":[["2019</vt:lpwstr>
  </property>
  <property fmtid="{D5CDD505-2E9C-101B-9397-08002B2CF9AE}" pid="500" name="ZOTERO_BREF_U7z2B7u7MoGb_8">
    <vt:lpwstr>",11,14]]},"issued":{"date-parts":[["2019"]]}}}],"schema":"https://github.com/citation-style-language/schema/raw/master/csl-citation.json"}</vt:lpwstr>
  </property>
  <property fmtid="{D5CDD505-2E9C-101B-9397-08002B2CF9AE}" pid="501" name="ZOTERO_BREF_WRyQ573joMAW_1">
    <vt:lpwstr>ZOTERO_ITEM CSL_CITATION {"citationID":"YSvsrSsB","properties":{"formattedCitation":"[22]","plainCitation":"[22]","noteIndex":0},"citationItems":[{"id":5753,"uris":["http://zotero.org/users/1376769/items/Q9YY9V2X"],"uri":["http://zotero.org/users/1376769/</vt:lpwstr>
  </property>
  <property fmtid="{D5CDD505-2E9C-101B-9397-08002B2CF9AE}" pid="502" name="ZOTERO_BREF_WRyQ573joMAW_2">
    <vt:lpwstr>items/Q9YY9V2X"],"itemData":{"id":5753,"type":"article-journal","container-title":"Advances in Neural Information Processing Systems","language":"en","page":"4765-4774","source":"proceedings.neurips.cc","title":"A unified approach to interpreting model pr</vt:lpwstr>
  </property>
  <property fmtid="{D5CDD505-2E9C-101B-9397-08002B2CF9AE}" pid="503" name="ZOTERO_BREF_WRyQ573joMAW_3">
    <vt:lpwstr>edictions","volume":"30","author":[{"family":"Lundberg","given":"Scott M."},{"family":"Lee","given":"Su-In"}],"issued":{"date-parts":[["2017"]]}}}],"schema":"https://github.com/citation-style-language/schema/raw/master/csl-citation.json"}</vt:lpwstr>
  </property>
  <property fmtid="{D5CDD505-2E9C-101B-9397-08002B2CF9AE}" pid="504" name="ZOTERO_BREF_XNSHeFEBuICt_1">
    <vt:lpwstr>ZOTERO_ITEM CSL_CITATION {"citationID":"oAVY2HCv","properties":{"formattedCitation":"[24]","plainCitation":"[24]","noteIndex":0},"citationItems":[{"id":5755,"uris":["http://zotero.org/users/1376769/items/JZXIUDWM"],"uri":["http://zotero.org/users/1376769/</vt:lpwstr>
  </property>
  <property fmtid="{D5CDD505-2E9C-101B-9397-08002B2CF9AE}" pid="505" name="ZOTERO_BREF_XNSHeFEBuICt_10">
    <vt:lpwstr>tle":"From local explanations to global understanding with explainable AI for trees","volume":"2","author":[{"family":"Lundberg","given":"Scott M."},{"family":"Erion","given":"Gabriel"},{"family":"Chen","given":"Hugh"},{"family":"DeGrave","given":"Alex"},</vt:lpwstr>
  </property>
  <property fmtid="{D5CDD505-2E9C-101B-9397-08002B2CF9AE}" pid="506" name="ZOTERO_BREF_XNSHeFEBuICt_11">
    <vt:lpwstr>{"family":"Prutkin","given":"Jordan M."},{"family":"Nair","given":"Bala"},{"family":"Katz","given":"Ronit"},{"family":"Himmelfarb","given":"Jonathan"},{"family":"Bansal","given":"Nisha"},{"family":"Lee","given":"Su-In"}],"issued":{"date-parts":[["2020",1]</vt:lpwstr>
  </property>
  <property fmtid="{D5CDD505-2E9C-101B-9397-08002B2CF9AE}" pid="507" name="ZOTERO_BREF_XNSHeFEBuICt_12">
    <vt:lpwstr>]}}}],"schema":"https://github.com/citation-style-language/schema/raw/master/csl-citation.json"}</vt:lpwstr>
  </property>
  <property fmtid="{D5CDD505-2E9C-101B-9397-08002B2CF9AE}" pid="508" name="ZOTERO_BREF_XNSHeFEBuICt_2">
    <vt:lpwstr>items/JZXIUDWM"],"itemData":{"id":5755,"type":"article-journal","abstract":"Tree-based machine learning models such as random forests, decision trees and gradient boosted trees are popular nonlinear predictive models, yet comparatively little attention ha</vt:lpwstr>
  </property>
  <property fmtid="{D5CDD505-2E9C-101B-9397-08002B2CF9AE}" pid="509" name="ZOTERO_BREF_XNSHeFEBuICt_3">
    <vt:lpwstr>s been paid to explaining their predictions. Here we improve the interpretability of tree-based models through three main contributions. (1) A polynomial time algorithm to compute optimal explanations based on game theory. (2) A new type of explanation th</vt:lpwstr>
  </property>
  <property fmtid="{D5CDD505-2E9C-101B-9397-08002B2CF9AE}" pid="510" name="ZOTERO_BREF_XNSHeFEBuICt_4">
    <vt:lpwstr>at directly measures local feature interaction effects. (3) A new set of tools for understanding global model structure based on combining many local explanations of each prediction. We apply these tools to three medical machine learning problems and show</vt:lpwstr>
  </property>
  <property fmtid="{D5CDD505-2E9C-101B-9397-08002B2CF9AE}" pid="511" name="ZOTERO_BREF_XNSHeFEBuICt_5">
    <vt:lpwstr>how combining many high-quality local explanations allows us to represent global structure while retaining local faithfulness to the original model. These tools enable us to (1) identify high-magnitude but low-frequency nonlinear mortality risk factors i</vt:lpwstr>
  </property>
  <property fmtid="{D5CDD505-2E9C-101B-9397-08002B2CF9AE}" pid="512" name="ZOTERO_BREF_XNSHeFEBuICt_6">
    <vt:lpwstr>n the US population, (2) highlight distinct population subgroups with shared risk characteristics, (3) identify nonlinear interaction effects among risk factors for chronic kidney disease and (4) monitor a machine learning model deployed in a hospital by</vt:lpwstr>
  </property>
  <property fmtid="{D5CDD505-2E9C-101B-9397-08002B2CF9AE}" pid="513" name="ZOTERO_BREF_XNSHeFEBuICt_7">
    <vt:lpwstr>identifying which features are degrading the model’s performance over time. Given the popularity of tree-based machine learning models, these improvements to their interpretability have implications across a broad set of domains. Tree-based machine learni</vt:lpwstr>
  </property>
  <property fmtid="{D5CDD505-2E9C-101B-9397-08002B2CF9AE}" pid="514" name="ZOTERO_BREF_XNSHeFEBuICt_8">
    <vt:lpwstr>ng models are widely used in domains such as healthcare, finance and public services. The authors present an explanation method for trees that enables the computation of optimal local explanations for individual predictions, and demonstrate their method o</vt:lpwstr>
  </property>
  <property fmtid="{D5CDD505-2E9C-101B-9397-08002B2CF9AE}" pid="515" name="ZOTERO_BREF_XNSHeFEBuICt_9">
    <vt:lpwstr>n three medical datasets.","container-title":"Nature Machine Intelligence","DOI":"10.1038/s42256-019-0138-9","ISSN":"2522-5839","issue":"1","language":"en","note":"number: 1\npublisher: Nature Publishing Group","page":"56-67","source":"www.nature.com","ti</vt:lpwstr>
  </property>
  <property fmtid="{D5CDD505-2E9C-101B-9397-08002B2CF9AE}" pid="516" name="ZOTERO_BREF_Xn4tJ2mOoWGy_1">
    <vt:lpwstr>ZOTERO_ITEM CSL_CITATION {"citationID":"T0NBlUab","properties":{"formattedCitation":"[3]","plainCitation":"[3]","noteIndex":0},"citationItems":[{"id":5982,"uris":["http://zotero.org/users/1376769/items/WZQ26SR2"],"uri":["http://zotero.org/users/1376769/it</vt:lpwstr>
  </property>
  <property fmtid="{D5CDD505-2E9C-101B-9397-08002B2CF9AE}" pid="517" name="ZOTERO_BREF_Xn4tJ2mOoWGy_2">
    <vt:lpwstr>ems/WZQ26SR2"],"itemData":{"id":5982,"type":"article-journal","abstract":"The chalcogenide Ge2Sb2Te5 (GST) is of interest for use in phase-change memory. Crystallization is the rate-limiting step for memory operation, and can be accelerated by the prior a</vt:lpwstr>
  </property>
  <property fmtid="{D5CDD505-2E9C-101B-9397-08002B2CF9AE}" pid="518" name="ZOTERO_BREF_Xn4tJ2mOoWGy_3">
    <vt:lpwstr>pplication of a “priming” heating pulse. There is characteristic fading of the priming effect if there is a time interval between the priming pulse and the main heating pulse to achieve crystallization. We apply classical nucleation theory to interpret th</vt:lpwstr>
  </property>
  <property fmtid="{D5CDD505-2E9C-101B-9397-08002B2CF9AE}" pid="519" name="ZOTERO_BREF_Xn4tJ2mOoWGy_4">
    <vt:lpwstr>ese effects, based on a fitting of nucleation kinetics (steady-state and transient) over the full temperature range of the supercooled liquid. The input data come from both physical experiments and atomistic simulations. Prior studies of conventional glas</vt:lpwstr>
  </property>
  <property fmtid="{D5CDD505-2E9C-101B-9397-08002B2CF9AE}" pid="520" name="ZOTERO_BREF_Xn4tJ2mOoWGy_5">
    <vt:lpwstr>s-formers such as lithium disilicate preclude any possibility of fading; the present study shows, however, that fading can be expected with the particular thermodynamic parameters relevant for GST and, possibly, other phase-change chalcogenides. We also u</vt:lpwstr>
  </property>
  <property fmtid="{D5CDD505-2E9C-101B-9397-08002B2CF9AE}" pid="521" name="ZOTERO_BREF_Xn4tJ2mOoWGy_6">
    <vt:lpwstr>se the nucleation analysis to highlight the distinction between GST and the other archetypical chalcogenide system (Ag,In)-doped Sb2Te. Classical nucleation theory appears to be applicable to phase-change chalcogenides, and to predict performance consiste</vt:lpwstr>
  </property>
  <property fmtid="{D5CDD505-2E9C-101B-9397-08002B2CF9AE}" pid="522" name="ZOTERO_BREF_Xn4tJ2mOoWGy_7">
    <vt:lpwstr>nt with that of actual memory cells. Nucleation modeling may therefore be useful in optimizing materials selection and performance in device applications.","container-title":"Acta Materialia","DOI":"10.1016/j.actamat.2017.08.013","ISSN":"1359-6454","journ</vt:lpwstr>
  </property>
  <property fmtid="{D5CDD505-2E9C-101B-9397-08002B2CF9AE}" pid="523" name="ZOTERO_BREF_Xn4tJ2mOoWGy_8">
    <vt:lpwstr>alAbbreviation":"Acta Materialia","language":"en","page":"226-235","source":"ScienceDirect","title":"Classical-nucleation-theory analysis of priming in chalcogenide phase-change memory","volume":"139","author":[{"family":"Orava","given":"Jiri"},{"family":</vt:lpwstr>
  </property>
  <property fmtid="{D5CDD505-2E9C-101B-9397-08002B2CF9AE}" pid="524" name="ZOTERO_BREF_Xn4tJ2mOoWGy_9">
    <vt:lpwstr>"Greer","given":"A. Lindsay"}],"issued":{"date-parts":[["2017",10,15]]}}}],"schema":"https://github.com/citation-style-language/schema/raw/master/csl-citation.json"}</vt:lpwstr>
  </property>
  <property fmtid="{D5CDD505-2E9C-101B-9397-08002B2CF9AE}" pid="525" name="ZOTERO_BREF_Z2Ee2z2k9e68_1">
    <vt:lpwstr>ZOTERO_ITEM CSL_CITATION {"citationID":"GGh0eaOp","properties":{"formattedCitation":"[1]","plainCitation":"[1]","noteIndex":0},"citationItems":[{"id":5193,"uris":["http://zotero.org/users/1376769/items/XQD4RBK9"],"uri":["http://zotero.org/users/1376769/it</vt:lpwstr>
  </property>
  <property fmtid="{D5CDD505-2E9C-101B-9397-08002B2CF9AE}" pid="526" name="ZOTERO_BREF_Z2Ee2z2k9e68_2">
    <vt:lpwstr>ems/XQD4RBK9"],"itemData":{"id":5193,"type":"book","publisher":"Routledge","source":"Google Scholar","title":"Classification and regression trees","author":[{"family":"Breiman","given":"Leo"}],"issued":{"date-parts":[["2017"]]}}}],"schema":"https://github</vt:lpwstr>
  </property>
  <property fmtid="{D5CDD505-2E9C-101B-9397-08002B2CF9AE}" pid="527" name="ZOTERO_BREF_Z2Ee2z2k9e68_3">
    <vt:lpwstr>.com/citation-style-language/schema/raw/master/csl-citation.json"}</vt:lpwstr>
  </property>
  <property fmtid="{D5CDD505-2E9C-101B-9397-08002B2CF9AE}" pid="528" name="ZOTERO_BREF_Z3yUgHDLNsYZ_1">
    <vt:lpwstr>ZOTERO_ITEM CSL_CITATION {"citationID":"wvC4sgio","properties":{"formattedCitation":"[1]","plainCitation":"[1]","noteIndex":0},"citationItems":[{"id":5925,"uris":["http://zotero.org/users/1376769/items/JJI2AM7D"],"uri":["http://zotero.org/users/1376769/it</vt:lpwstr>
  </property>
  <property fmtid="{D5CDD505-2E9C-101B-9397-08002B2CF9AE}" pid="529" name="ZOTERO_BREF_Z3yUgHDLNsYZ_2">
    <vt:lpwstr>ems/JJI2AM7D"],"itemData":{"id":5925,"type":"book","abstract":"\"The unique properties and functionalities of chalcogenide glasses make them promising materials for photonic applications. Chalcogenide glasses are transparent from the visible to the near i</vt:lpwstr>
  </property>
  <property fmtid="{D5CDD505-2E9C-101B-9397-08002B2CF9AE}" pid="530" name="ZOTERO_BREF_Z3yUgHDLNsYZ_3">
    <vt:lpwstr>nfrared region and can be moulded into lenses or drawn into fibres. They have useful commercial applications as components for lenses for infrared cameras, and chalcogenide glass fibres and optical components are used in waveguides for use with lasers, fo</vt:lpwstr>
  </property>
  <property fmtid="{D5CDD505-2E9C-101B-9397-08002B2CF9AE}" pid="531" name="ZOTERO_BREF_Z3yUgHDLNsYZ_4">
    <vt:lpwstr>r optical switching, chemical and temperature sensing and phase change memories. Chalcogenide glasses comprehensively reviews the latest technological advances in this field and the industrial applications of the technology.\"--","collection-number":"44",</vt:lpwstr>
  </property>
  <property fmtid="{D5CDD505-2E9C-101B-9397-08002B2CF9AE}" pid="532" name="ZOTERO_BREF_Z3yUgHDLNsYZ_5">
    <vt:lpwstr>"collection-title":"Woodhead Publishing series in electronic and optical materials","event-place":"Oxford","ISBN":"978-0-85709-356-1","language":"eng","note":"OCLC: 931594777","number-of-pages":"682","publisher":"WP, Woodhead Publ","publisher-place":"Oxfo</vt:lpwstr>
  </property>
  <property fmtid="{D5CDD505-2E9C-101B-9397-08002B2CF9AE}" pid="533" name="ZOTERO_BREF_Z3yUgHDLNsYZ_6">
    <vt:lpwstr>rd","source":"Gemeinsamer Bibliotheksverbund ISBN","title":"Chalcogenide glasses: preparation, properties and applications","title-short":"Chalcogenide glasses","editor":[{"family":"Adam","given":"Jean-Luc"},{"family":"Zhang","given":"Xianghua"}],"issued"</vt:lpwstr>
  </property>
  <property fmtid="{D5CDD505-2E9C-101B-9397-08002B2CF9AE}" pid="534" name="ZOTERO_BREF_Z3yUgHDLNsYZ_7">
    <vt:lpwstr>:{"date-parts":[["2014"]]}}}],"schema":"https://github.com/citation-style-language/schema/raw/master/csl-citation.json"}</vt:lpwstr>
  </property>
  <property fmtid="{D5CDD505-2E9C-101B-9397-08002B2CF9AE}" pid="535" name="ZOTERO_BREF_gNXPt0lQVzZz_1">
    <vt:lpwstr>ZOTERO_ITEM CSL_CITATION {"citationID":"FXbGuhlY","properties":{"formattedCitation":"[6]","plainCitation":"[6]","noteIndex":0},"citationItems":[{"id":5929,"uris":["http://zotero.org/users/1376769/items/K69ETBP5"],"uri":["http://zotero.org/users/1376769/it</vt:lpwstr>
  </property>
  <property fmtid="{D5CDD505-2E9C-101B-9397-08002B2CF9AE}" pid="536" name="ZOTERO_BREF_gNXPt0lQVzZz_2">
    <vt:lpwstr>ems/K69ETBP5"],"itemData":{"id":5929,"type":"article-journal","abstract":"The As–Se glass is a large subgroup in the class of chalcogenide glass, which is widely used in electronics and photonics. Glass transition onset temperature, $$T_{g}$$, is an impor</vt:lpwstr>
  </property>
  <property fmtid="{D5CDD505-2E9C-101B-9397-08002B2CF9AE}" pid="537" name="ZOTERO_BREF_gNXPt0lQVzZz_3">
    <vt:lpwstr>tant thermal parameter that needs to be considered during manufacturing and practical applications. Numerous experimental and theoretical approaches have been conducted to investigate $$T_{g}$$, but they tend to be resource-intensive and complicated. In t</vt:lpwstr>
  </property>
  <property fmtid="{D5CDD505-2E9C-101B-9397-08002B2CF9AE}" pid="538" name="ZOTERO_BREF_gNXPt0lQVzZz_4">
    <vt:lpwstr>his study, we develop the multivariate linear regression model to shed light on the relationship between physical attributes and As$$_{x}$$Se$$_{1-x}$$$$T_{g}$$. The model is simple and highly accurate that contributes to fast estimations of $$T_{g}$$.","</vt:lpwstr>
  </property>
  <property fmtid="{D5CDD505-2E9C-101B-9397-08002B2CF9AE}" pid="539" name="ZOTERO_BREF_gNXPt0lQVzZz_5">
    <vt:lpwstr>container-title":"International Journal of Thermophysics","DOI":"10.1007/s10765-020-02734-4","ISSN":"1572-9567","issue":"11","journalAbbreviation":"Int J Thermophys","language":"en","page":"149","source":"Springer Link","title":"Predicting As&lt;sub&gt;x&lt;/sub&gt;</vt:lpwstr>
  </property>
  <property fmtid="{D5CDD505-2E9C-101B-9397-08002B2CF9AE}" pid="540" name="ZOTERO_BREF_gNXPt0lQVzZz_6">
    <vt:lpwstr>Se&lt;sub&gt;1 - x&lt;/sub&gt; Glass Transition Onset Temperature","volume":"41","author":[{"family":"Zhang","given":"Yun"},{"family":"Xu","given":"Xiaojie"}],"issued":{"date-parts":[["2020",9,2]]}}}],"schema":"https://github.com/citation-style-language/schema/raw/ma</vt:lpwstr>
  </property>
  <property fmtid="{D5CDD505-2E9C-101B-9397-08002B2CF9AE}" pid="541" name="ZOTERO_BREF_gNXPt0lQVzZz_7">
    <vt:lpwstr>ster/csl-citation.json"}</vt:lpwstr>
  </property>
  <property fmtid="{D5CDD505-2E9C-101B-9397-08002B2CF9AE}" pid="542" name="ZOTERO_BREF_hbDDDNlBBUoh_1">
    <vt:lpwstr>ZOTERO_ITEM CSL_CITATION {"citationID":"8qRKOBSd","properties":{"formattedCitation":"[8]","plainCitation":"[8]","noteIndex":0},"citationItems":[{"id":5174,"uris":["http://zotero.org/users/1376769/items/DXT327VR"],"uri":["http://zotero.org/users/1376769/it</vt:lpwstr>
  </property>
  <property fmtid="{D5CDD505-2E9C-101B-9397-08002B2CF9AE}" pid="543" name="ZOTERO_BREF_hbDDDNlBBUoh_10">
    <vt:lpwstr>/j.actamat.2020.01.047","ISSN":"1359-6454","journalAbbreviation":"Acta Materialia","language":"en","page":"92-100","source":"ScienceDirect","title":"Explainable machine learning algorithms for predicting glass transition temperatures","volume":"188","auth</vt:lpwstr>
  </property>
  <property fmtid="{D5CDD505-2E9C-101B-9397-08002B2CF9AE}" pid="544" name="ZOTERO_BREF_hbDDDNlBBUoh_11">
    <vt:lpwstr>or":[{"family":"Alcobaça","given":"Edesio"},{"family":"Mastelini","given":"Saulo Martiello"},{"family":"Botari","given":"Tiago"},{"family":"Pimentel","given":"Bruno Almeida"},{"family":"Cassar","given":"Daniel Roberto"},{"family":"Carvalho","given":"André</vt:lpwstr>
  </property>
  <property fmtid="{D5CDD505-2E9C-101B-9397-08002B2CF9AE}" pid="545" name="ZOTERO_BREF_hbDDDNlBBUoh_12">
    <vt:lpwstr>Carlos Ponce Leon Ferreira","non-dropping-particle":"de"},{"family":"Zanotto","given":"Edgar Dutra"}],"issued":{"date-parts":[["2020",4,15]]}}}],"schema":"https://github.com/citation-style-language/schema/raw/master/csl-citation.json"}</vt:lpwstr>
  </property>
  <property fmtid="{D5CDD505-2E9C-101B-9397-08002B2CF9AE}" pid="546" name="ZOTERO_BREF_hbDDDNlBBUoh_2">
    <vt:lpwstr>ems/DXT327VR"],"itemData":{"id":5174,"type":"article-journal","abstract":"Modern technologies demand the development of new glasses with unusual properties. Most of the previous developments occurred by slow, expensive trial-and-error approaches, which ha</vt:lpwstr>
  </property>
  <property fmtid="{D5CDD505-2E9C-101B-9397-08002B2CF9AE}" pid="547" name="ZOTERO_BREF_hbDDDNlBBUoh_3">
    <vt:lpwstr>ve produced a considerable amount of data over the past 100 years. By finding patterns in such types of data, Machine Learning (ML) algorithms can extract useful knowledge, providing important insights into composition-property maps. A key step in glass c</vt:lpwstr>
  </property>
  <property fmtid="{D5CDD505-2E9C-101B-9397-08002B2CF9AE}" pid="548" name="ZOTERO_BREF_hbDDDNlBBUoh_4">
    <vt:lpwstr>omposition design is to identify their physical-chemical properties, such as the glass transition temperature, Tg. In this paper, we investigate how different ML algorithms can be used to predict the Tg of glasses based on their chemical composition. For</vt:lpwstr>
  </property>
  <property fmtid="{D5CDD505-2E9C-101B-9397-08002B2CF9AE}" pid="549" name="ZOTERO_BREF_hbDDDNlBBUoh_5">
    <vt:lpwstr>such, we used a dataset of 43,240 oxide glass compositions, each one with its assigned Tg. Besides, to assess the predictive performance obtained by ML algorithms, we investigated the possible gains by tuning the hyperparameters of these algorithms. The r</vt:lpwstr>
  </property>
  <property fmtid="{D5CDD505-2E9C-101B-9397-08002B2CF9AE}" pid="550" name="ZOTERO_BREF_hbDDDNlBBUoh_6">
    <vt:lpwstr>esults show that the best ML algorithm for predicting Tg is the Random Forest (RF). One of the main challenges in this task is the prediction of extreme Tg values. To do this, we assessed the predictive performance of the investigated ML algorithms in thr</vt:lpwstr>
  </property>
  <property fmtid="{D5CDD505-2E9C-101B-9397-08002B2CF9AE}" pid="551" name="ZOTERO_BREF_hbDDDNlBBUoh_7">
    <vt:lpwstr>ee Tg intervals. For extreme Tg values ( ≤  450 K and  ≥  1150 K), the top-performing algorithm was the k-Nearest Neighbours, closely followed by RF. The induced RF model predicted extreme values of Tg with a Relative Deviation (RD) of 3.5% for glasses wi</vt:lpwstr>
  </property>
  <property fmtid="{D5CDD505-2E9C-101B-9397-08002B2CF9AE}" pid="552" name="ZOTERO_BREF_hbDDDNlBBUoh_8">
    <vt:lpwstr>th high Tg ( ≥  1150 K), and RD of 7.5% for glasses with very low Tg ( ≤  450 K). Finally, we propose a new visual approach to explain what our RF model learned, highlighting the importance of each chemical element to obtain glasses with extreme Tg. This</vt:lpwstr>
  </property>
  <property fmtid="{D5CDD505-2E9C-101B-9397-08002B2CF9AE}" pid="553" name="ZOTERO_BREF_hbDDDNlBBUoh_9">
    <vt:lpwstr>study can be easily expanded to predict other composition–property combinations and can advantageously replace empirical approaches for developing novel glasses with relevant properties and applications.","container-title":"Acta Materialia","DOI":"10.1016</vt:lpwstr>
  </property>
  <property fmtid="{D5CDD505-2E9C-101B-9397-08002B2CF9AE}" pid="554" name="ZOTERO_BREF_i5kyhhkF6Zrr_1">
    <vt:lpwstr>ZOTERO_ITEM CSL_CITATION {"citationID":"WRkJU1Xw","properties":{"formattedCitation":"[31\\uc0\\u8211{}33]","plainCitation":"[31–33]","noteIndex":0},"citationItems":[{"id":742,"uris":["http://zotero.org/users/1376769/items/C5FVD4RX"],"uri":["http://zotero.</vt:lpwstr>
  </property>
  <property fmtid="{D5CDD505-2E9C-101B-9397-08002B2CF9AE}" pid="555" name="ZOTERO_BREF_i5kyhhkF6Zrr_10">
    <vt:lpwstr>pharmaceuticals, and moreConcludes chapters with problem sets and suggested readings to facilitate self-study","edition":"3 edition","ISBN":"978-0-12-816225-5","language":"English","number-of-pages":"753","publisher":"Elsevier","source":"Amazon","title":</vt:lpwstr>
  </property>
  <property fmtid="{D5CDD505-2E9C-101B-9397-08002B2CF9AE}" pid="556" name="ZOTERO_BREF_i5kyhhkF6Zrr_11">
    <vt:lpwstr>"Fundamentals of Inorganic Glasses","author":[{"family":"Varshneya","given":"Arun K."},{"family":"Mauro","given":"John C."}],"issued":{"date-parts":[["2019",5,23]]}}}],"schema":"https://github.com/citation-style-language/schema/raw/master/csl-citation.jso</vt:lpwstr>
  </property>
  <property fmtid="{D5CDD505-2E9C-101B-9397-08002B2CF9AE}" pid="557" name="ZOTERO_BREF_i5kyhhkF6Zrr_12">
    <vt:lpwstr>n"}</vt:lpwstr>
  </property>
  <property fmtid="{D5CDD505-2E9C-101B-9397-08002B2CF9AE}" pid="558" name="ZOTERO_BREF_i5kyhhkF6Zrr_2">
    <vt:lpwstr>org/users/1376769/items/C5FVD4RX"],"itemData":{"id":742,"type":"article-journal","container-title":"Physics and Chemistry of Glasses","page":"26","source":"Google Scholar","title":"On the structure of boron oxide and alkali borate glasses","volume":"1","a</vt:lpwstr>
  </property>
  <property fmtid="{D5CDD505-2E9C-101B-9397-08002B2CF9AE}" pid="559" name="ZOTERO_BREF_i5kyhhkF6Zrr_3">
    <vt:lpwstr>uthor":[{"family":"Krogh-Moe","given":"Jan"}],"issued":{"date-parts":[["1960"]]}}},{"id":738,"uris":["http://zotero.org/users/1376769/items/8XMKVZVG"],"uri":["http://zotero.org/users/1376769/items/8XMKVZVG"],"itemData":{"id":738,"type":"article-journal","</vt:lpwstr>
  </property>
  <property fmtid="{D5CDD505-2E9C-101B-9397-08002B2CF9AE}" pid="560" name="ZOTERO_BREF_i5kyhhkF6Zrr_4">
    <vt:lpwstr>container-title":"Physics and Chemistry of Glasses","issue":"1","journalAbbreviation":"Phys. Chem. Glasses","page":"1–6","source":"Google Scholar","title":"New evidence on the boron coordination in alkali borate glasses","volume":"3","author":[{"family":"</vt:lpwstr>
  </property>
  <property fmtid="{D5CDD505-2E9C-101B-9397-08002B2CF9AE}" pid="561" name="ZOTERO_BREF_i5kyhhkF6Zrr_5">
    <vt:lpwstr>Krogh-Moe","given":"J."}],"issued":{"date-parts":[["1962"]]}}},{"id":4722,"uris":["http://zotero.org/users/1376769/items/RKRAZ3R4"],"uri":["http://zotero.org/users/1376769/items/RKRAZ3R4"],"itemData":{"id":4722,"type":"book","abstract":"Fundamentals of In</vt:lpwstr>
  </property>
  <property fmtid="{D5CDD505-2E9C-101B-9397-08002B2CF9AE}" pid="562" name="ZOTERO_BREF_i5kyhhkF6Zrr_6">
    <vt:lpwstr>organic Glasses, Third Edition, is a comprehensive reference on the field of glass science and engineering that covers numerous, significant advances. This new edition includes the most recent advances in glass physics and chemistry, also discussing groun</vt:lpwstr>
  </property>
  <property fmtid="{D5CDD505-2E9C-101B-9397-08002B2CF9AE}" pid="563" name="ZOTERO_BREF_i5kyhhkF6Zrr_7">
    <vt:lpwstr>dbreaking applications of glassy materials. It is suitable for upper level glass science courses and professional glass scientists and engineers at industrial and government labs. Fundamental concepts, chapter-ending problem sets, an emphasis on key ideas</vt:lpwstr>
  </property>
  <property fmtid="{D5CDD505-2E9C-101B-9397-08002B2CF9AE}" pid="564" name="ZOTERO_BREF_i5kyhhkF6Zrr_8">
    <vt:lpwstr>, and timely notes on suggested readings are all included. The book provides the breadth required of a comprehensive reference, offering coverage of the composition, structure and properties of inorganic glasses. Clearly develops fundamental concepts and</vt:lpwstr>
  </property>
  <property fmtid="{D5CDD505-2E9C-101B-9397-08002B2CF9AE}" pid="565" name="ZOTERO_BREF_i5kyhhkF6Zrr_9">
    <vt:lpwstr>the basics of glass science and glass chemistryProvides a comprehensive discussion of the composition, structure and properties of inorganic glassesFeatures a discussion of the emerging applications of glass, including applications in energy, environment,</vt:lpwstr>
  </property>
  <property fmtid="{D5CDD505-2E9C-101B-9397-08002B2CF9AE}" pid="566" name="ZOTERO_BREF_kYMwhg5GRPIC_1">
    <vt:lpwstr>ZOTERO_BIBL {"uncited":[],"omitted":[],"custom":[]} CSL_BIBLIOGRAPHY</vt:lpwstr>
  </property>
  <property fmtid="{D5CDD505-2E9C-101B-9397-08002B2CF9AE}" pid="567" name="ZOTERO_BREF_lWxh6JyOMFhQ_1">
    <vt:lpwstr/>
  </property>
  <property fmtid="{D5CDD505-2E9C-101B-9397-08002B2CF9AE}" pid="568" name="ZOTERO_BREF_oom6TV2H2NPG_1">
    <vt:lpwstr>ZOTERO_ITEM CSL_CITATION {"citationID":"B0VnVFv9","properties":{"formattedCitation":"[16]","plainCitation":"[16]","noteIndex":0},"citationItems":[{"id":6161,"uris":["http://zotero.org/users/1376769/items/PBCPX2PQ"],"uri":["http://zotero.org/users/1376769/</vt:lpwstr>
  </property>
  <property fmtid="{D5CDD505-2E9C-101B-9397-08002B2CF9AE}" pid="569" name="ZOTERO_BREF_oom6TV2H2NPG_10">
    <vt:lpwstr>":"ScienceDirect","title":"Predicting and interpreting oxide glass properties by machine learning using large datasets","volume":"47","author":[{"family":"Cassar","given":"Daniel R."},{"family":"Mastelini","given":"Saulo Martiello"},{"family":"Botari","gi</vt:lpwstr>
  </property>
  <property fmtid="{D5CDD505-2E9C-101B-9397-08002B2CF9AE}" pid="570" name="ZOTERO_BREF_oom6TV2H2NPG_11">
    <vt:lpwstr>ven":"Tiago"},{"family":"Alcobaça","given":"Edesio"},{"family":"Carvalho","given":"André C. P. L. F.","non-dropping-particle":"de"},{"family":"Zanotto","given":"Edgar D."}],"issued":{"date-parts":[["2021",9,1]]}}}],"schema":"https://github.com/citation-st</vt:lpwstr>
  </property>
  <property fmtid="{D5CDD505-2E9C-101B-9397-08002B2CF9AE}" pid="571" name="ZOTERO_BREF_oom6TV2H2NPG_12">
    <vt:lpwstr>yle-language/schema/raw/master/csl-citation.json"}</vt:lpwstr>
  </property>
  <property fmtid="{D5CDD505-2E9C-101B-9397-08002B2CF9AE}" pid="572" name="ZOTERO_BREF_oom6TV2H2NPG_2">
    <vt:lpwstr>items/PBCPX2PQ"],"itemData":{"id":6161,"type":"article-journal","abstract":"With the advent of powerful computer simulation techniques, it is time to move from the widely used knowledge-guided empirical methods to approaches driven by data science, mainly</vt:lpwstr>
  </property>
  <property fmtid="{D5CDD505-2E9C-101B-9397-08002B2CF9AE}" pid="573" name="ZOTERO_BREF_oom6TV2H2NPG_3">
    <vt:lpwstr>machine learning algorithms. We investigated the predictive performance of three machine learning algorithms for six different glass properties. For such, we used an extensive dataset of about 150,000 oxide glasses, which was segmented into smaller datas</vt:lpwstr>
  </property>
  <property fmtid="{D5CDD505-2E9C-101B-9397-08002B2CF9AE}" pid="574" name="ZOTERO_BREF_oom6TV2H2NPG_4">
    <vt:lpwstr>ets for each property investigated. Using the decision tree induction, k-nearest neighbors, and random forest algorithms, selected from a previous study of six algorithms, we induced predictive models for glass transition temperature, liquidus temperature</vt:lpwstr>
  </property>
  <property fmtid="{D5CDD505-2E9C-101B-9397-08002B2CF9AE}" pid="575" name="ZOTERO_BREF_oom6TV2H2NPG_5">
    <vt:lpwstr>, elastic modulus, thermal expansion coefficient, refractive index, and Abbe number. Moreover, each model was induced with default and tuned hyperparameter values. We demonstrate that, apart from the elastic modulus (which had the smallest training datase</vt:lpwstr>
  </property>
  <property fmtid="{D5CDD505-2E9C-101B-9397-08002B2CF9AE}" pid="576" name="ZOTERO_BREF_oom6TV2H2NPG_6">
    <vt:lpwstr>t), the induced predictive models for the other five properties yield a comparable uncertainty to the usual data spread. However, for glasses with extremely low or high values of these properties, the prediction uncertainty is significantly higher. Finall</vt:lpwstr>
  </property>
  <property fmtid="{D5CDD505-2E9C-101B-9397-08002B2CF9AE}" pid="577" name="ZOTERO_BREF_oom6TV2H2NPG_7">
    <vt:lpwstr>y, as expected, glasses containing chemical elements that are poorly represented in the training set yielded higher prediction errors. The method developed here calls attention to the success and possible pitfalls of machine learning algorithms. The analy</vt:lpwstr>
  </property>
  <property fmtid="{D5CDD505-2E9C-101B-9397-08002B2CF9AE}" pid="578" name="ZOTERO_BREF_oom6TV2H2NPG_8">
    <vt:lpwstr>sis of the SHAP values indicated the key elements that increase or decrease the value of the modeled properties. It also estimated the maximum possible increase or decrease. Insights gained by this analysis can help empirical compositional tuning and comp</vt:lpwstr>
  </property>
  <property fmtid="{D5CDD505-2E9C-101B-9397-08002B2CF9AE}" pid="579" name="ZOTERO_BREF_oom6TV2H2NPG_9">
    <vt:lpwstr>uter-aided inverse design of glass formulations.","container-title":"Ceramics International","DOI":"10.1016/j.ceramint.2021.05.105","ISSN":"0272-8842","issue":"17","journalAbbreviation":"Ceramics International","language":"en","page":"23958-23972","source</vt:lpwstr>
  </property>
  <property fmtid="{D5CDD505-2E9C-101B-9397-08002B2CF9AE}" pid="580" name="ZOTERO_BREF_q5OCk8X7VioX_1">
    <vt:lpwstr/>
  </property>
  <property fmtid="{D5CDD505-2E9C-101B-9397-08002B2CF9AE}" pid="581" name="ZOTERO_BREF_qHn4K2GF8NOr_1">
    <vt:lpwstr>ZOTERO_ITEM CSL_CITATION {"citationID":"VJXuaCHg","properties":{"formattedCitation":"[25]","plainCitation":"[25]","noteIndex":0},"citationItems":[{"id":3817,"uris":["http://zotero.org/users/1376769/items/AE55Q2PM"],"uri":["http://zotero.org/users/1376769/</vt:lpwstr>
  </property>
  <property fmtid="{D5CDD505-2E9C-101B-9397-08002B2CF9AE}" pid="582" name="ZOTERO_BREF_qHn4K2GF8NOr_2">
    <vt:lpwstr>items/AE55Q2PM"],"itemData":{"id":3817,"type":"article-journal","container-title":"Journal of Machine Learning Research","page":"2825–2830","title":"Scikit-learn: machine learning in Python","volume":"12","author":[{"family":"Pedregosa","given":"F."},{"fa</vt:lpwstr>
  </property>
  <property fmtid="{D5CDD505-2E9C-101B-9397-08002B2CF9AE}" pid="583" name="ZOTERO_BREF_qHn4K2GF8NOr_3">
    <vt:lpwstr>mily":"Varoquaux","given":"G."},{"family":"Gramfort","given":"A."},{"family":"Michel","given":"V."},{"family":"Thirion","given":"B."},{"family":"Grisel","given":"O."},{"family":"Blondel","given":"M."},{"family":"Prettenhofer","given":"P."},{"family":"Weis</vt:lpwstr>
  </property>
  <property fmtid="{D5CDD505-2E9C-101B-9397-08002B2CF9AE}" pid="584" name="ZOTERO_BREF_qHn4K2GF8NOr_4">
    <vt:lpwstr>s","given":"R."},{"family":"Dubourg","given":"V."},{"family":"Vanderplas","given":"J."},{"family":"Passos","given":"A."},{"family":"Cournapeau","given":"D."},{"family":"Brucher","given":"M."},{"family":"Perrot","given":"M."},{"family":"Duchesnay","given":</vt:lpwstr>
  </property>
  <property fmtid="{D5CDD505-2E9C-101B-9397-08002B2CF9AE}" pid="585" name="ZOTERO_BREF_qHn4K2GF8NOr_5">
    <vt:lpwstr>"E."}],"issued":{"date-parts":[["2011"]]}}}],"schema":"https://github.com/citation-style-language/schema/raw/master/csl-citation.json"}</vt:lpwstr>
  </property>
  <property fmtid="{D5CDD505-2E9C-101B-9397-08002B2CF9AE}" pid="586" name="ZOTERO_BREF_qNcqvQHI6wCr_1">
    <vt:lpwstr>ZOTERO_ITEM CSL_CITATION {"citationID":"96bYmuCj","properties":{"formattedCitation":"[16]","plainCitation":"[16]","noteIndex":0},"citationItems":[{"id":6161,"uris":["http://zotero.org/users/1376769/items/PBCPX2PQ"],"uri":["http://zotero.org/users/1376769/</vt:lpwstr>
  </property>
  <property fmtid="{D5CDD505-2E9C-101B-9397-08002B2CF9AE}" pid="587" name="ZOTERO_BREF_qNcqvQHI6wCr_10">
    <vt:lpwstr>":"ScienceDirect","title":"Predicting and interpreting oxide glass properties by machine learning using large datasets","volume":"47","author":[{"family":"Cassar","given":"Daniel R."},{"family":"Mastelini","given":"Saulo Martiello"},{"family":"Botari","gi</vt:lpwstr>
  </property>
  <property fmtid="{D5CDD505-2E9C-101B-9397-08002B2CF9AE}" pid="588" name="ZOTERO_BREF_qNcqvQHI6wCr_11">
    <vt:lpwstr>ven":"Tiago"},{"family":"Alcobaça","given":"Edesio"},{"family":"Carvalho","given":"André C. P. L. F.","non-dropping-particle":"de"},{"family":"Zanotto","given":"Edgar D."}],"issued":{"date-parts":[["2021",9,1]]}}}],"schema":"https://github.com/citation-st</vt:lpwstr>
  </property>
  <property fmtid="{D5CDD505-2E9C-101B-9397-08002B2CF9AE}" pid="589" name="ZOTERO_BREF_qNcqvQHI6wCr_12">
    <vt:lpwstr>yle-language/schema/raw/master/csl-citation.json"}</vt:lpwstr>
  </property>
  <property fmtid="{D5CDD505-2E9C-101B-9397-08002B2CF9AE}" pid="590" name="ZOTERO_BREF_qNcqvQHI6wCr_2">
    <vt:lpwstr>items/PBCPX2PQ"],"itemData":{"id":6161,"type":"article-journal","abstract":"With the advent of powerful computer simulation techniques, it is time to move from the widely used knowledge-guided empirical methods to approaches driven by data science, mainly</vt:lpwstr>
  </property>
  <property fmtid="{D5CDD505-2E9C-101B-9397-08002B2CF9AE}" pid="591" name="ZOTERO_BREF_qNcqvQHI6wCr_3">
    <vt:lpwstr>machine learning algorithms. We investigated the predictive performance of three machine learning algorithms for six different glass properties. For such, we used an extensive dataset of about 150,000 oxide glasses, which was segmented into smaller datas</vt:lpwstr>
  </property>
  <property fmtid="{D5CDD505-2E9C-101B-9397-08002B2CF9AE}" pid="592" name="ZOTERO_BREF_qNcqvQHI6wCr_4">
    <vt:lpwstr>ets for each property investigated. Using the decision tree induction, k-nearest neighbors, and random forest algorithms, selected from a previous study of six algorithms, we induced predictive models for glass transition temperature, liquidus temperature</vt:lpwstr>
  </property>
  <property fmtid="{D5CDD505-2E9C-101B-9397-08002B2CF9AE}" pid="593" name="ZOTERO_BREF_qNcqvQHI6wCr_5">
    <vt:lpwstr>, elastic modulus, thermal expansion coefficient, refractive index, and Abbe number. Moreover, each model was induced with default and tuned hyperparameter values. We demonstrate that, apart from the elastic modulus (which had the smallest training datase</vt:lpwstr>
  </property>
  <property fmtid="{D5CDD505-2E9C-101B-9397-08002B2CF9AE}" pid="594" name="ZOTERO_BREF_qNcqvQHI6wCr_6">
    <vt:lpwstr>t), the induced predictive models for the other five properties yield a comparable uncertainty to the usual data spread. However, for glasses with extremely low or high values of these properties, the prediction uncertainty is significantly higher. Finall</vt:lpwstr>
  </property>
  <property fmtid="{D5CDD505-2E9C-101B-9397-08002B2CF9AE}" pid="595" name="ZOTERO_BREF_qNcqvQHI6wCr_7">
    <vt:lpwstr>y, as expected, glasses containing chemical elements that are poorly represented in the training set yielded higher prediction errors. The method developed here calls attention to the success and possible pitfalls of machine learning algorithms. The analy</vt:lpwstr>
  </property>
  <property fmtid="{D5CDD505-2E9C-101B-9397-08002B2CF9AE}" pid="596" name="ZOTERO_BREF_qNcqvQHI6wCr_8">
    <vt:lpwstr>sis of the SHAP values indicated the key elements that increase or decrease the value of the modeled properties. It also estimated the maximum possible increase or decrease. Insights gained by this analysis can help empirical compositional tuning and comp</vt:lpwstr>
  </property>
  <property fmtid="{D5CDD505-2E9C-101B-9397-08002B2CF9AE}" pid="597" name="ZOTERO_BREF_qNcqvQHI6wCr_9">
    <vt:lpwstr>uter-aided inverse design of glass formulations.","container-title":"Ceramics International","DOI":"10.1016/j.ceramint.2021.05.105","ISSN":"0272-8842","issue":"17","journalAbbreviation":"Ceramics International","language":"en","page":"23958-23972","source</vt:lpwstr>
  </property>
  <property fmtid="{D5CDD505-2E9C-101B-9397-08002B2CF9AE}" pid="598" name="ZOTERO_BREF_sOp3gz3AiE9o_1">
    <vt:lpwstr>ZOTERO_ITEM CSL_CITATION {"citationID":"MFnwWSAh","properties":{"formattedCitation":"[16]","plainCitation":"[16]","noteIndex":0},"citationItems":[{"id":6161,"uris":["http://zotero.org/users/1376769/items/PBCPX2PQ"],"uri":["http://zotero.org/users/1376769/</vt:lpwstr>
  </property>
  <property fmtid="{D5CDD505-2E9C-101B-9397-08002B2CF9AE}" pid="599" name="ZOTERO_BREF_sOp3gz3AiE9o_10">
    <vt:lpwstr>":"ScienceDirect","title":"Predicting and interpreting oxide glass properties by machine learning using large datasets","volume":"47","author":[{"family":"Cassar","given":"Daniel R."},{"family":"Mastelini","given":"Saulo Martiello"},{"family":"Botari","gi</vt:lpwstr>
  </property>
  <property fmtid="{D5CDD505-2E9C-101B-9397-08002B2CF9AE}" pid="600" name="ZOTERO_BREF_sOp3gz3AiE9o_11">
    <vt:lpwstr>ven":"Tiago"},{"family":"Alcobaça","given":"Edesio"},{"family":"Carvalho","given":"André C. P. L. F.","non-dropping-particle":"de"},{"family":"Zanotto","given":"Edgar D."}],"issued":{"date-parts":[["2021",9,1]]}}}],"schema":"https://github.com/citation-st</vt:lpwstr>
  </property>
  <property fmtid="{D5CDD505-2E9C-101B-9397-08002B2CF9AE}" pid="601" name="ZOTERO_BREF_sOp3gz3AiE9o_12">
    <vt:lpwstr>yle-language/schema/raw/master/csl-citation.json"}</vt:lpwstr>
  </property>
  <property fmtid="{D5CDD505-2E9C-101B-9397-08002B2CF9AE}" pid="602" name="ZOTERO_BREF_sOp3gz3AiE9o_2">
    <vt:lpwstr>items/PBCPX2PQ"],"itemData":{"id":6161,"type":"article-journal","abstract":"With the advent of powerful computer simulation techniques, it is time to move from the widely used knowledge-guided empirical methods to approaches driven by data science, mainly</vt:lpwstr>
  </property>
  <property fmtid="{D5CDD505-2E9C-101B-9397-08002B2CF9AE}" pid="603" name="ZOTERO_BREF_sOp3gz3AiE9o_3">
    <vt:lpwstr>machine learning algorithms. We investigated the predictive performance of three machine learning algorithms for six different glass properties. For such, we used an extensive dataset of about 150,000 oxide glasses, which was segmented into smaller datas</vt:lpwstr>
  </property>
  <property fmtid="{D5CDD505-2E9C-101B-9397-08002B2CF9AE}" pid="604" name="ZOTERO_BREF_sOp3gz3AiE9o_4">
    <vt:lpwstr>ets for each property investigated. Using the decision tree induction, k-nearest neighbors, and random forest algorithms, selected from a previous study of six algorithms, we induced predictive models for glass transition temperature, liquidus temperature</vt:lpwstr>
  </property>
  <property fmtid="{D5CDD505-2E9C-101B-9397-08002B2CF9AE}" pid="605" name="ZOTERO_BREF_sOp3gz3AiE9o_5">
    <vt:lpwstr>, elastic modulus, thermal expansion coefficient, refractive index, and Abbe number. Moreover, each model was induced with default and tuned hyperparameter values. We demonstrate that, apart from the elastic modulus (which had the smallest training datase</vt:lpwstr>
  </property>
  <property fmtid="{D5CDD505-2E9C-101B-9397-08002B2CF9AE}" pid="606" name="ZOTERO_BREF_sOp3gz3AiE9o_6">
    <vt:lpwstr>t), the induced predictive models for the other five properties yield a comparable uncertainty to the usual data spread. However, for glasses with extremely low or high values of these properties, the prediction uncertainty is significantly higher. Finall</vt:lpwstr>
  </property>
  <property fmtid="{D5CDD505-2E9C-101B-9397-08002B2CF9AE}" pid="607" name="ZOTERO_BREF_sOp3gz3AiE9o_7">
    <vt:lpwstr>y, as expected, glasses containing chemical elements that are poorly represented in the training set yielded higher prediction errors. The method developed here calls attention to the success and possible pitfalls of machine learning algorithms. The analy</vt:lpwstr>
  </property>
  <property fmtid="{D5CDD505-2E9C-101B-9397-08002B2CF9AE}" pid="608" name="ZOTERO_BREF_sOp3gz3AiE9o_8">
    <vt:lpwstr>sis of the SHAP values indicated the key elements that increase or decrease the value of the modeled properties. It also estimated the maximum possible increase or decrease. Insights gained by this analysis can help empirical compositional tuning and comp</vt:lpwstr>
  </property>
  <property fmtid="{D5CDD505-2E9C-101B-9397-08002B2CF9AE}" pid="609" name="ZOTERO_BREF_sOp3gz3AiE9o_9">
    <vt:lpwstr>uter-aided inverse design of glass formulations.","container-title":"Ceramics International","DOI":"10.1016/j.ceramint.2021.05.105","ISSN":"0272-8842","issue":"17","journalAbbreviation":"Ceramics International","language":"en","page":"23958-23972","source</vt:lpwstr>
  </property>
  <property fmtid="{D5CDD505-2E9C-101B-9397-08002B2CF9AE}" pid="610" name="ZOTERO_BREF_sY2QIASibmoV_1">
    <vt:lpwstr/>
  </property>
  <property fmtid="{D5CDD505-2E9C-101B-9397-08002B2CF9AE}" pid="611" name="ZOTERO_BREF_uEdhrBwlbVR6_1">
    <vt:lpwstr>ZOTERO_ITEM CSL_CITATION {"citationID":"3cGuIX7G","properties":{"formattedCitation":"[26]","plainCitation":"[26]","noteIndex":0},"citationItems":[{"id":6594,"uris":["http://zotero.org/users/1376769/items/FW5ECSSE"],"uri":["http://zotero.org/users/1376769/</vt:lpwstr>
  </property>
  <property fmtid="{D5CDD505-2E9C-101B-9397-08002B2CF9AE}" pid="612" name="ZOTERO_BREF_uEdhrBwlbVR6_2">
    <vt:lpwstr>items/FW5ECSSE"],"itemData":{"id":6594,"type":"article-journal","abstract":"We address the problem of selecting and assessing classification and regression models using cross-validation. Current state-of-the-art methods can yield models with high variance</vt:lpwstr>
  </property>
  <property fmtid="{D5CDD505-2E9C-101B-9397-08002B2CF9AE}" pid="613" name="ZOTERO_BREF_uEdhrBwlbVR6_3">
    <vt:lpwstr>, rendering them unsuitable for a number of practical applications including QSAR. In this paper we describe and evaluate best practices which improve reliability and increase confidence in selected models. A key operational component of the proposed meth</vt:lpwstr>
  </property>
  <property fmtid="{D5CDD505-2E9C-101B-9397-08002B2CF9AE}" pid="614" name="ZOTERO_BREF_uEdhrBwlbVR6_4">
    <vt:lpwstr>ods is cloud computing which enables routine use of previously infeasible approaches.","container-title":"Journal of Cheminformatics","DOI":"10.1186/1758-2946-6-10","ISSN":"1758-2946","issue":"1","journalAbbreviation":"Journal of Cheminformatics","page":"</vt:lpwstr>
  </property>
  <property fmtid="{D5CDD505-2E9C-101B-9397-08002B2CF9AE}" pid="615" name="ZOTERO_BREF_uEdhrBwlbVR6_5">
    <vt:lpwstr>10","source":"BioMed Central","title":"Cross-validation pitfalls when selecting and assessing regression and classification models","volume":"6","author":[{"family":"Krstajic","given":"Damjan"},{"family":"Buturovic","given":"Ljubomir J."},{"family":"Leahy</vt:lpwstr>
  </property>
  <property fmtid="{D5CDD505-2E9C-101B-9397-08002B2CF9AE}" pid="616" name="ZOTERO_BREF_uEdhrBwlbVR6_6">
    <vt:lpwstr>","given":"David E."},{"family":"Thomas","given":"Simon"}],"issued":{"date-parts":[["2014",3,29]]}}}],"schema":"https://github.com/citation-style-language/schema/raw/master/csl-citation.json"}</vt:lpwstr>
  </property>
  <property fmtid="{D5CDD505-2E9C-101B-9397-08002B2CF9AE}" pid="617" name="ZOTERO_BREF_uZYcTwCTGebp_1">
    <vt:lpwstr>ZOTERO_ITEM CSL_CITATION {"citationID":"Eo7jwQcg","properties":{"formattedCitation":"[1]","plainCitation":"[1]","noteIndex":0},"citationItems":[{"id":5925,"uris":["http://zotero.org/users/1376769/items/JJI2AM7D"],"uri":["http://zotero.org/users/1376769/it</vt:lpwstr>
  </property>
  <property fmtid="{D5CDD505-2E9C-101B-9397-08002B2CF9AE}" pid="618" name="ZOTERO_BREF_uZYcTwCTGebp_2">
    <vt:lpwstr>ems/JJI2AM7D"],"itemData":{"id":5925,"type":"book","abstract":"\"The unique properties and functionalities of chalcogenide glasses make them promising materials for photonic applications. Chalcogenide glasses are transparent from the visible to the near i</vt:lpwstr>
  </property>
  <property fmtid="{D5CDD505-2E9C-101B-9397-08002B2CF9AE}" pid="619" name="ZOTERO_BREF_uZYcTwCTGebp_3">
    <vt:lpwstr>nfrared region and can be moulded into lenses or drawn into fibres. They have useful commercial applications as components for lenses for infrared cameras, and chalcogenide glass fibres and optical components are used in waveguides for use with lasers, fo</vt:lpwstr>
  </property>
  <property fmtid="{D5CDD505-2E9C-101B-9397-08002B2CF9AE}" pid="620" name="ZOTERO_BREF_uZYcTwCTGebp_4">
    <vt:lpwstr>r optical switching, chemical and temperature sensing and phase change memories. Chalcogenide glasses comprehensively reviews the latest technological advances in this field and the industrial applications of the technology.\"--","collection-number":"44",</vt:lpwstr>
  </property>
  <property fmtid="{D5CDD505-2E9C-101B-9397-08002B2CF9AE}" pid="621" name="ZOTERO_BREF_uZYcTwCTGebp_5">
    <vt:lpwstr>"collection-title":"Woodhead Publishing series in electronic and optical materials","event-place":"Oxford","ISBN":"978-0-85709-356-1","language":"eng","note":"OCLC: 931594777","number-of-pages":"682","publisher":"WP, Woodhead Publ","publisher-place":"Oxfo</vt:lpwstr>
  </property>
  <property fmtid="{D5CDD505-2E9C-101B-9397-08002B2CF9AE}" pid="622" name="ZOTERO_BREF_uZYcTwCTGebp_6">
    <vt:lpwstr>rd","source":"Gemeinsamer Bibliotheksverbund ISBN","title":"Chalcogenide glasses: preparation, properties and applications","title-short":"Chalcogenide glasses","editor":[{"family":"Adam","given":"Jean-Luc"},{"family":"Zhang","given":"Xianghua"}],"issued"</vt:lpwstr>
  </property>
  <property fmtid="{D5CDD505-2E9C-101B-9397-08002B2CF9AE}" pid="623" name="ZOTERO_BREF_uZYcTwCTGebp_7">
    <vt:lpwstr>:{"date-parts":[["2014"]]}}}],"schema":"https://github.com/citation-style-language/schema/raw/master/csl-citation.json"}</vt:lpwstr>
  </property>
  <property fmtid="{D5CDD505-2E9C-101B-9397-08002B2CF9AE}" pid="624" name="ZOTERO_BREF_wErcgyX4ByCN_1">
    <vt:lpwstr>ZOTERO_ITEM CSL_CITATION {"citationID":"uH26Kz8s","properties":{"formattedCitation":"[5]","plainCitation":"[5]","noteIndex":0},"citationItems":[{"id":5985,"uris":["http://zotero.org/users/1376769/items/WN4K5CBB"],"uri":["http://zotero.org/users/1376769/it</vt:lpwstr>
  </property>
  <property fmtid="{D5CDD505-2E9C-101B-9397-08002B2CF9AE}" pid="625" name="ZOTERO_BREF_wErcgyX4ByCN_2">
    <vt:lpwstr>ems/WN4K5CBB"],"itemData":{"id":5985,"type":"article-journal","container-title":"Glass and Ceramics","issue":"8","note":"publisher: Springer","page":"413–415","source":"Google Scholar","title":"Softening temperatures of some chalcogenide glasses","volume"</vt:lpwstr>
  </property>
  <property fmtid="{D5CDD505-2E9C-101B-9397-08002B2CF9AE}" pid="626" name="ZOTERO_BREF_wErcgyX4ByCN_3">
    <vt:lpwstr>:"20","author":[{"family":"Kolomiets","given":"B. T."},{"family":"Pishlo","given":"V. P."}],"issued":{"date-parts":[["1963"]]}}}],"schema":"https://github.com/citation-style-language/schema/raw/master/csl-citation.json"}</vt:lpwstr>
  </property>
  <property fmtid="{D5CDD505-2E9C-101B-9397-08002B2CF9AE}" pid="627" name="ZOTERO_BREF_wMiSQpo6xlij_1">
    <vt:lpwstr>ZOTERO_ITEM CSL_CITATION {"citationID":"uIUr323f","properties":{"formattedCitation":"[20,21]","plainCitation":"[20,21]","noteIndex":0},"citationItems":[{"id":5929,"uris":["http://zotero.org/users/1376769/items/K69ETBP5"],"uri":["http://zotero.org/users/13</vt:lpwstr>
  </property>
  <property fmtid="{D5CDD505-2E9C-101B-9397-08002B2CF9AE}" pid="628" name="ZOTERO_BREF_wMiSQpo6xlij_10">
    <vt:lpwstr>dered systems, a universal theory to explain the origin of mid-gap states (MGS), which are the key feature leading to the OTS behavior, is still lacking. To avoid the formidable computational tasks, we adopt machine learning method to understand and predi</vt:lpwstr>
  </property>
  <property fmtid="{D5CDD505-2E9C-101B-9397-08002B2CF9AE}" pid="629" name="ZOTERO_BREF_wMiSQpo6xlij_11">
    <vt:lpwstr>ct MGS in typical OTS materials. We build hundreds of chalcogenide glass models and collect major structural features from both short-range order (SRO) and medium-range order (MRO) of the amorphous cells. After training the artificial neural network using</vt:lpwstr>
  </property>
  <property fmtid="{D5CDD505-2E9C-101B-9397-08002B2CF9AE}" pid="630" name="ZOTERO_BREF_wMiSQpo6xlij_12">
    <vt:lpwstr>these features, the accuracy has reached 95% when it recognizes MGS in new glass. By analyzing the synaptic weights of the input structural features, we discover that the bonding and coordination environments from SRO and particularly MRO are closely rel</vt:lpwstr>
  </property>
  <property fmtid="{D5CDD505-2E9C-101B-9397-08002B2CF9AE}" pid="631" name="ZOTERO_BREF_wMiSQpo6xlij_13">
    <vt:lpwstr>ated to MGS. The trained model could be used in many other OTS chalcogenides after minor modification. The intelligent machine learning allows us to understand the OTS mechanism from vast amount of structural data without heavy computational tasks, provid</vt:lpwstr>
  </property>
  <property fmtid="{D5CDD505-2E9C-101B-9397-08002B2CF9AE}" pid="632" name="ZOTERO_BREF_wMiSQpo6xlij_14">
    <vt:lpwstr>ing a new strategy to design functional amorphous materials from first principles.","container-title":"InfoMat","DOI":"10.1002/inf2.12315","ISSN":"2567-3165","issue":"6","language":"en","note":"_eprint: https://onlinelibrary.wiley.com/doi/pdf/10.1002/inf2</vt:lpwstr>
  </property>
  <property fmtid="{D5CDD505-2E9C-101B-9397-08002B2CF9AE}" pid="633" name="ZOTERO_BREF_wMiSQpo6xlij_15">
    <vt:lpwstr>.12315","page":"e12315","source":"Wiley Online Library","title":"Deep machine learning unravels the structural origin of mid-gap states in chalcogenide glass for high-density memory integration","volume":"4","author":[{"family":"Xu","given":"Meng"},{"fami</vt:lpwstr>
  </property>
  <property fmtid="{D5CDD505-2E9C-101B-9397-08002B2CF9AE}" pid="634" name="ZOTERO_BREF_wMiSQpo6xlij_16">
    <vt:lpwstr>ly":"Xu","given":"Ming"},{"family":"Miao","given":"Xiangshui"}],"issued":{"date-parts":[["2022"]]}}}],"schema":"https://github.com/citation-style-language/schema/raw/master/csl-citation.json"}</vt:lpwstr>
  </property>
  <property fmtid="{D5CDD505-2E9C-101B-9397-08002B2CF9AE}" pid="635" name="ZOTERO_BREF_wMiSQpo6xlij_2">
    <vt:lpwstr>76769/items/K69ETBP5"],"itemData":{"id":5929,"type":"article-journal","abstract":"The As–Se glass is a large subgroup in the class of chalcogenide glass, which is widely used in electronics and photonics. Glass transition onset temperature, $$T_{g}$$, is</vt:lpwstr>
  </property>
  <property fmtid="{D5CDD505-2E9C-101B-9397-08002B2CF9AE}" pid="636" name="ZOTERO_BREF_wMiSQpo6xlij_3">
    <vt:lpwstr>an important thermal parameter that needs to be considered during manufacturing and practical applications. Numerous experimental and theoretical approaches have been conducted to investigate $$T_{g}$$, but they tend to be resource-intensive and complicat</vt:lpwstr>
  </property>
  <property fmtid="{D5CDD505-2E9C-101B-9397-08002B2CF9AE}" pid="637" name="ZOTERO_BREF_wMiSQpo6xlij_4">
    <vt:lpwstr>ed. In this study, we develop the multivariate linear regression model to shed light on the relationship between physical attributes and As$$_{x}$$Se$$_{1-x}$$$$T_{g}$$. The model is simple and highly accurate that contributes to fast estimations of $$T_{</vt:lpwstr>
  </property>
  <property fmtid="{D5CDD505-2E9C-101B-9397-08002B2CF9AE}" pid="638" name="ZOTERO_BREF_wMiSQpo6xlij_5">
    <vt:lpwstr>g}$$.","container-title":"International Journal of Thermophysics","DOI":"10.1007/s10765-020-02734-4","ISSN":"1572-9567","issue":"11","journalAbbreviation":"Int J Thermophys","language":"en","page":"149","source":"Springer Link","title":"Predicting As&lt;sub&gt;</vt:lpwstr>
  </property>
  <property fmtid="{D5CDD505-2E9C-101B-9397-08002B2CF9AE}" pid="639" name="ZOTERO_BREF_wMiSQpo6xlij_6">
    <vt:lpwstr>x&lt;/sub&gt; Se&lt;sub&gt;1 - x&lt;/sub&gt; glass transition onset temperature","volume":"41","author":[{"family":"Zhang","given":"Yun"},{"family":"Xu","given":"Xiaojie"}],"issued":{"date-parts":[["2020",9,2]]}}},{"id":6589,"uris":["http://zotero.org/users/1376769/items/2</vt:lpwstr>
  </property>
  <property fmtid="{D5CDD505-2E9C-101B-9397-08002B2CF9AE}" pid="640" name="ZOTERO_BREF_wMiSQpo6xlij_7">
    <vt:lpwstr>SRU6PYI"],"uri":["http://zotero.org/users/1376769/items/2SRU6PYI"],"itemData":{"id":6589,"type":"article-journal","abstract":"The recent development of three-dimensional semiconductor integration technology demands a key component—the ovonic threshold swi</vt:lpwstr>
  </property>
  <property fmtid="{D5CDD505-2E9C-101B-9397-08002B2CF9AE}" pid="641" name="ZOTERO_BREF_wMiSQpo6xlij_8">
    <vt:lpwstr>tching (OTS) selector to suppress the current leakage in the high-density memory chips. Yet, the unsatisfactory performance of existing OTS materials becomes the bottleneck of the industrial advancement. The sluggish development of OTS materials, which ar</vt:lpwstr>
  </property>
  <property fmtid="{D5CDD505-2E9C-101B-9397-08002B2CF9AE}" pid="642" name="ZOTERO_BREF_wMiSQpo6xlij_9">
    <vt:lpwstr>e usually made from chalcogenide glass, should be largely attributed to the insufficient understanding of the electronic structure in these materials, despite of intensive research in the past decade. Due to the heavy first-principles computation on disor</vt:lpwstr>
  </property>
  <property fmtid="{D5CDD505-2E9C-101B-9397-08002B2CF9AE}" pid="643" name="ZOTERO_PREF_1">
    <vt:lpwstr>&lt;data data-version="3" zotero-version="5.0.96.3"&gt;&lt;session id="co58qVks"/&gt;&lt;style id="http://www.zotero.org/styles/acta-materialia" hasBibliography="1" bibliographyStyleHasBeenSet="1"/&gt;&lt;prefs&gt;&lt;pref name="fieldType" value="Bookmark"/&gt;&lt;/prefs&gt;&lt;/data&gt;</vt:lpwstr>
  </property>
</Properties>
</file>